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DE6FF" w14:textId="1C8FFB8D" w:rsidR="004F139A" w:rsidRDefault="004F139A" w:rsidP="004F139A">
      <w:pPr>
        <w:keepNext/>
        <w:keepLines/>
        <w:spacing w:before="240" w:after="0"/>
        <w:outlineLvl w:val="0"/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</w:pPr>
      <w:r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  <w:t>Title</w:t>
      </w:r>
    </w:p>
    <w:p w14:paraId="5AB22052" w14:textId="4AE6782F" w:rsidR="004F139A" w:rsidRDefault="00FE4F68" w:rsidP="004F139A">
      <w:pPr>
        <w:rPr>
          <w:rFonts w:eastAsia="Times New Roman"/>
          <w:lang w:val="en-US"/>
        </w:rPr>
      </w:pPr>
      <w:del w:id="0" w:author="Jake McIvor" w:date="2022-05-18T15:06:00Z">
        <w:r w:rsidDel="006A2FB3">
          <w:rPr>
            <w:rFonts w:eastAsia="Times New Roman"/>
            <w:lang w:val="en-US"/>
          </w:rPr>
          <w:delText xml:space="preserve">Large </w:delText>
        </w:r>
      </w:del>
      <w:r>
        <w:rPr>
          <w:rFonts w:eastAsia="Times New Roman"/>
          <w:lang w:val="en-US"/>
        </w:rPr>
        <w:t>Bottle Opener</w:t>
      </w:r>
      <w:del w:id="1" w:author="Jake McIvor" w:date="2022-05-18T15:06:00Z">
        <w:r w:rsidDel="006A2FB3">
          <w:rPr>
            <w:rFonts w:eastAsia="Times New Roman"/>
            <w:lang w:val="en-US"/>
          </w:rPr>
          <w:delText xml:space="preserve"> for Arthritis</w:delText>
        </w:r>
      </w:del>
    </w:p>
    <w:p w14:paraId="5BAA36E9" w14:textId="671E9D93" w:rsidR="004F139A" w:rsidRPr="004F139A" w:rsidRDefault="004F139A" w:rsidP="00212066">
      <w:pPr>
        <w:keepNext/>
        <w:keepLines/>
        <w:spacing w:before="240" w:after="0"/>
        <w:outlineLvl w:val="1"/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</w:pPr>
      <w:r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  <w:t>Subtitle</w:t>
      </w:r>
    </w:p>
    <w:p w14:paraId="3DFAC698" w14:textId="415D695F" w:rsidR="004F139A" w:rsidRDefault="00753C9A" w:rsidP="004F139A">
      <w:r>
        <w:t xml:space="preserve">A tool to open </w:t>
      </w:r>
      <w:r w:rsidR="00846434">
        <w:t xml:space="preserve">screw on caps up to </w:t>
      </w:r>
      <w:commentRangeStart w:id="2"/>
      <w:commentRangeStart w:id="3"/>
      <w:r w:rsidR="00846434">
        <w:t>50</w:t>
      </w:r>
      <w:ins w:id="4" w:author="Taz Oldaker" w:date="2022-05-18T14:31:00Z">
        <w:r w:rsidR="00733F3C">
          <w:t> </w:t>
        </w:r>
      </w:ins>
      <w:ins w:id="5" w:author="Jake McIvor" w:date="2022-05-18T15:05:00Z">
        <w:del w:id="6" w:author="Taz Oldaker" w:date="2022-05-18T14:31:00Z">
          <w:r w:rsidR="006A2FB3" w:rsidDel="00104B95">
            <w:delText> </w:delText>
          </w:r>
        </w:del>
      </w:ins>
      <w:r w:rsidR="00846434">
        <w:t xml:space="preserve">mm </w:t>
      </w:r>
      <w:commentRangeEnd w:id="2"/>
      <w:r w:rsidR="000F5A19">
        <w:rPr>
          <w:rStyle w:val="CommentReference"/>
        </w:rPr>
        <w:commentReference w:id="2"/>
      </w:r>
      <w:commentRangeEnd w:id="3"/>
      <w:r w:rsidR="00733F3C">
        <w:rPr>
          <w:rStyle w:val="CommentReference"/>
        </w:rPr>
        <w:commentReference w:id="3"/>
      </w:r>
      <w:r w:rsidR="00846434">
        <w:t>in diameter</w:t>
      </w:r>
      <w:r w:rsidR="00304ECD">
        <w:t>.</w:t>
      </w:r>
    </w:p>
    <w:p w14:paraId="6B3B16B3" w14:textId="0FAB7CE7" w:rsidR="005E52F9" w:rsidRDefault="005E52F9" w:rsidP="0054692D">
      <w:pPr>
        <w:pStyle w:val="Heading2"/>
      </w:pPr>
      <w:r>
        <w:t>Device Specifications</w:t>
      </w:r>
    </w:p>
    <w:p w14:paraId="6C914839" w14:textId="62DC8495" w:rsidR="005E52F9" w:rsidRDefault="003C2B9F" w:rsidP="003C2B9F">
      <w:r w:rsidRPr="0023549C">
        <w:rPr>
          <w:b/>
          <w:bCs/>
        </w:rPr>
        <w:t>Stage:</w:t>
      </w:r>
      <w:r w:rsidR="00C23BF9">
        <w:t xml:space="preserve"> Recently Added</w:t>
      </w:r>
    </w:p>
    <w:p w14:paraId="33B4F32F" w14:textId="183FEA8A" w:rsidR="003C2B9F" w:rsidRDefault="003C2B9F" w:rsidP="003C2B9F">
      <w:r w:rsidRPr="0023549C">
        <w:rPr>
          <w:b/>
          <w:bCs/>
        </w:rPr>
        <w:t>Designer:</w:t>
      </w:r>
      <w:r w:rsidR="00506608">
        <w:t xml:space="preserve"> </w:t>
      </w:r>
      <w:r w:rsidR="00BC6559">
        <w:t>Makers Making Change</w:t>
      </w:r>
    </w:p>
    <w:p w14:paraId="2DA7D22E" w14:textId="321B8E4C" w:rsidR="003C2B9F" w:rsidRDefault="003C2B9F" w:rsidP="003C2B9F">
      <w:r w:rsidRPr="0023549C">
        <w:rPr>
          <w:b/>
          <w:bCs/>
        </w:rPr>
        <w:t>Material Cost:</w:t>
      </w:r>
      <w:r w:rsidR="00506608">
        <w:t xml:space="preserve"> $</w:t>
      </w:r>
      <w:r w:rsidR="00BC144C">
        <w:t>0</w:t>
      </w:r>
      <w:r w:rsidR="0088040B">
        <w:t xml:space="preserve"> - $</w:t>
      </w:r>
      <w:r w:rsidR="00BC144C">
        <w:t>10</w:t>
      </w:r>
    </w:p>
    <w:p w14:paraId="242A40EF" w14:textId="543E65DD" w:rsidR="003C2B9F" w:rsidRDefault="003C2B9F" w:rsidP="003C2B9F">
      <w:r w:rsidRPr="0023549C">
        <w:rPr>
          <w:b/>
          <w:bCs/>
        </w:rPr>
        <w:t>Disability Type:</w:t>
      </w:r>
      <w:r w:rsidR="0088040B">
        <w:t xml:space="preserve"> Mobility / Physical </w:t>
      </w:r>
    </w:p>
    <w:p w14:paraId="55FC6DE6" w14:textId="6E63B4B0" w:rsidR="003C2B9F" w:rsidRDefault="003C2B9F" w:rsidP="003C2B9F">
      <w:r w:rsidRPr="0023549C">
        <w:rPr>
          <w:b/>
          <w:bCs/>
        </w:rPr>
        <w:t>Capabilities Needed:</w:t>
      </w:r>
      <w:r w:rsidR="0088040B">
        <w:t xml:space="preserve"> 3D Printing</w:t>
      </w:r>
    </w:p>
    <w:p w14:paraId="207A3DD2" w14:textId="77777777" w:rsidR="00234ECA" w:rsidRPr="0023549C" w:rsidRDefault="003C2B9F" w:rsidP="00B1792E">
      <w:pPr>
        <w:spacing w:after="0"/>
        <w:rPr>
          <w:b/>
          <w:bCs/>
        </w:rPr>
      </w:pPr>
      <w:r w:rsidRPr="0023549C">
        <w:rPr>
          <w:b/>
          <w:bCs/>
        </w:rPr>
        <w:t>Usage:</w:t>
      </w:r>
      <w:r w:rsidR="00B1792E" w:rsidRPr="0023549C">
        <w:rPr>
          <w:b/>
          <w:bCs/>
        </w:rPr>
        <w:t xml:space="preserve"> </w:t>
      </w:r>
    </w:p>
    <w:p w14:paraId="17AEE6A8" w14:textId="7F086CC9" w:rsidR="003C2B9F" w:rsidRDefault="00B1792E" w:rsidP="001053E1">
      <w:pPr>
        <w:pStyle w:val="ListParagraph"/>
        <w:numPr>
          <w:ilvl w:val="0"/>
          <w:numId w:val="4"/>
        </w:numPr>
        <w:spacing w:after="0"/>
      </w:pPr>
      <w:r>
        <w:t>Aids for Daily Living (ADL)</w:t>
      </w:r>
    </w:p>
    <w:p w14:paraId="23305CA4" w14:textId="777B965F" w:rsidR="00B1792E" w:rsidRDefault="00B1792E" w:rsidP="001053E1">
      <w:pPr>
        <w:pStyle w:val="ListParagraph"/>
        <w:numPr>
          <w:ilvl w:val="0"/>
          <w:numId w:val="4"/>
        </w:numPr>
      </w:pPr>
      <w:r>
        <w:t>Mobility</w:t>
      </w:r>
    </w:p>
    <w:p w14:paraId="364F9B03" w14:textId="0138CF93" w:rsidR="003C2B9F" w:rsidRDefault="003C2B9F" w:rsidP="003C2B9F">
      <w:r w:rsidRPr="0023549C">
        <w:rPr>
          <w:b/>
          <w:bCs/>
        </w:rPr>
        <w:t>Difficulty:</w:t>
      </w:r>
      <w:r w:rsidR="00234ECA">
        <w:t xml:space="preserve"> Beginner</w:t>
      </w:r>
    </w:p>
    <w:p w14:paraId="76C81B05" w14:textId="393FFC68" w:rsidR="003C2B9F" w:rsidRPr="0023549C" w:rsidRDefault="003C2B9F" w:rsidP="003C2B9F">
      <w:r w:rsidRPr="0023549C">
        <w:rPr>
          <w:b/>
          <w:bCs/>
        </w:rPr>
        <w:t>Time to Complete:</w:t>
      </w:r>
      <w:r w:rsidR="00234ECA" w:rsidRPr="0023549C">
        <w:rPr>
          <w:b/>
          <w:bCs/>
        </w:rPr>
        <w:t xml:space="preserve"> </w:t>
      </w:r>
      <w:r w:rsidR="00234ECA" w:rsidRPr="0023549C">
        <w:t>1-4hr</w:t>
      </w:r>
    </w:p>
    <w:p w14:paraId="72F3E012" w14:textId="5D53C252" w:rsidR="003C2B9F" w:rsidRDefault="003C2B9F" w:rsidP="003C2B9F">
      <w:r w:rsidRPr="0023549C">
        <w:rPr>
          <w:b/>
          <w:bCs/>
        </w:rPr>
        <w:t>License:</w:t>
      </w:r>
      <w:r w:rsidR="00234ECA">
        <w:t xml:space="preserve"> Attribution</w:t>
      </w:r>
      <w:r w:rsidR="009F74D7">
        <w:t xml:space="preserve"> </w:t>
      </w:r>
      <w:r w:rsidR="00234ECA">
        <w:t>-</w:t>
      </w:r>
      <w:r w:rsidR="009F74D7">
        <w:t xml:space="preserve"> </w:t>
      </w:r>
      <w:r w:rsidR="00234ECA">
        <w:t>N</w:t>
      </w:r>
      <w:r w:rsidR="009F74D7">
        <w:t>o</w:t>
      </w:r>
      <w:r w:rsidR="00234ECA">
        <w:t>n</w:t>
      </w:r>
      <w:r w:rsidR="009F74D7">
        <w:t xml:space="preserve">-Commercial </w:t>
      </w:r>
      <w:r w:rsidR="00234ECA">
        <w:t>-</w:t>
      </w:r>
      <w:r w:rsidR="009F74D7">
        <w:t xml:space="preserve"> </w:t>
      </w:r>
      <w:r w:rsidR="00234ECA">
        <w:t xml:space="preserve">ShareAlike </w:t>
      </w:r>
      <w:r w:rsidR="009F74D7">
        <w:t>4.0 International</w:t>
      </w:r>
    </w:p>
    <w:p w14:paraId="3BDEA100" w14:textId="4980BF63" w:rsidR="0054692D" w:rsidRDefault="0054692D" w:rsidP="0054692D">
      <w:pPr>
        <w:pStyle w:val="Heading2"/>
      </w:pPr>
      <w:r>
        <w:t>Device Details</w:t>
      </w:r>
    </w:p>
    <w:p w14:paraId="075CAB43" w14:textId="120AA8CF" w:rsidR="00855181" w:rsidRDefault="00855181" w:rsidP="006E7488">
      <w:pPr>
        <w:pStyle w:val="Heading3"/>
      </w:pPr>
      <w:commentRangeStart w:id="8"/>
      <w:r>
        <w:t>Overview</w:t>
      </w:r>
      <w:commentRangeEnd w:id="8"/>
      <w:r w:rsidR="001E2322">
        <w:rPr>
          <w:rStyle w:val="CommentReference"/>
          <w:rFonts w:asciiTheme="minorHAnsi" w:eastAsiaTheme="minorEastAsia" w:hAnsiTheme="minorHAnsi" w:cstheme="minorBidi"/>
          <w:b w:val="0"/>
          <w:bCs w:val="0"/>
          <w:color w:val="auto"/>
        </w:rPr>
        <w:commentReference w:id="8"/>
      </w:r>
    </w:p>
    <w:p w14:paraId="0A37501D" w14:textId="3A487F32" w:rsidR="00760A99" w:rsidRDefault="008A1126" w:rsidP="00760A99">
      <w:pPr>
        <w:rPr>
          <w:ins w:id="10" w:author="Taz Oldaker" w:date="2022-05-18T14:45:00Z"/>
        </w:rPr>
      </w:pPr>
      <w:del w:id="11" w:author="Taz Oldaker" w:date="2022-05-18T14:34:00Z">
        <w:r w:rsidRPr="2FD52A96" w:rsidDel="008A1126">
          <w:rPr>
            <w:lang w:val="en-US"/>
          </w:rPr>
          <w:delText xml:space="preserve">The Large </w:delText>
        </w:r>
        <w:r w:rsidRPr="2FD52A96" w:rsidDel="00DE46B4">
          <w:rPr>
            <w:lang w:val="en-US"/>
          </w:rPr>
          <w:delText>B</w:delText>
        </w:r>
        <w:r w:rsidRPr="2FD52A96" w:rsidDel="008A1126">
          <w:rPr>
            <w:lang w:val="en-US"/>
          </w:rPr>
          <w:delText xml:space="preserve">ottle </w:delText>
        </w:r>
        <w:r w:rsidRPr="2FD52A96" w:rsidDel="00DE46B4">
          <w:rPr>
            <w:lang w:val="en-US"/>
          </w:rPr>
          <w:delText>O</w:delText>
        </w:r>
        <w:r w:rsidRPr="2FD52A96" w:rsidDel="008A1126">
          <w:rPr>
            <w:lang w:val="en-US"/>
          </w:rPr>
          <w:delText xml:space="preserve">pener is a modification of the popular </w:delText>
        </w:r>
        <w:r w:rsidRPr="2FD52A96" w:rsidDel="00A4660C">
          <w:rPr>
            <w:lang w:val="en-US"/>
          </w:rPr>
          <w:delText>assistive device</w:delText>
        </w:r>
        <w:r w:rsidRPr="2FD52A96" w:rsidDel="008A1126">
          <w:rPr>
            <w:lang w:val="en-US"/>
          </w:rPr>
          <w:delText>: “Bottle Opener for</w:delText>
        </w:r>
        <w:r w:rsidRPr="2FD52A96" w:rsidDel="00A4660C">
          <w:rPr>
            <w:lang w:val="en-US"/>
          </w:rPr>
          <w:delText xml:space="preserve"> Arthritis” (</w:delText>
        </w:r>
        <w:r w:rsidRPr="2FD52A96">
          <w:fldChar w:fldCharType="begin"/>
        </w:r>
        <w:r>
          <w:delInstrText xml:space="preserve"> HYPERLINK "https://makersmakingchange.com/project/bottle-opener/" </w:delInstrText>
        </w:r>
        <w:r w:rsidRPr="2FD52A96">
          <w:fldChar w:fldCharType="separate"/>
        </w:r>
        <w:r w:rsidRPr="2FD52A96" w:rsidDel="00A4660C">
          <w:rPr>
            <w:rStyle w:val="Hyperlink"/>
          </w:rPr>
          <w:delText>Bottle Opener for Arthritis - Makers Making Change</w:delText>
        </w:r>
        <w:r w:rsidRPr="2FD52A96">
          <w:rPr>
            <w:rStyle w:val="Hyperlink"/>
          </w:rPr>
          <w:fldChar w:fldCharType="end"/>
        </w:r>
        <w:r w:rsidDel="00A4660C">
          <w:delText>).</w:delText>
        </w:r>
        <w:r w:rsidDel="00AC06A6">
          <w:delText xml:space="preserve"> </w:delText>
        </w:r>
      </w:del>
      <w:ins w:id="12" w:author="Taz Oldaker" w:date="2022-05-18T14:34:00Z">
        <w:r w:rsidR="00776019">
          <w:t xml:space="preserve">The </w:t>
        </w:r>
      </w:ins>
      <w:ins w:id="13" w:author="Taz Oldaker" w:date="2022-05-18T14:45:00Z">
        <w:r w:rsidR="001F214E">
          <w:t>B</w:t>
        </w:r>
      </w:ins>
      <w:ins w:id="14" w:author="Taz Oldaker" w:date="2022-05-18T14:34:00Z">
        <w:r w:rsidR="00776019">
          <w:t xml:space="preserve">ottle </w:t>
        </w:r>
      </w:ins>
      <w:ins w:id="15" w:author="Taz Oldaker" w:date="2022-05-18T14:45:00Z">
        <w:r w:rsidR="001F214E">
          <w:t>O</w:t>
        </w:r>
      </w:ins>
      <w:ins w:id="16" w:author="Taz Oldaker" w:date="2022-05-18T14:34:00Z">
        <w:r w:rsidR="00776019">
          <w:t xml:space="preserve">pener </w:t>
        </w:r>
      </w:ins>
      <w:del w:id="17" w:author="Taz Oldaker" w:date="2022-05-18T14:35:00Z">
        <w:r w:rsidDel="00AC06A6">
          <w:delText xml:space="preserve">This device </w:delText>
        </w:r>
      </w:del>
      <w:r w:rsidR="00AC06A6">
        <w:t>is a simple, low-cost, 3D-p</w:t>
      </w:r>
      <w:ins w:id="18" w:author="Jake McIvor" w:date="2022-05-18T15:05:00Z">
        <w:r w:rsidR="006A2FB3">
          <w:t>r</w:t>
        </w:r>
      </w:ins>
      <w:r w:rsidR="00AC06A6">
        <w:t>intable handheld tool</w:t>
      </w:r>
      <w:del w:id="19" w:author="Taz Oldaker" w:date="2022-05-18T14:35:00Z">
        <w:r w:rsidDel="00AC06A6">
          <w:delText>s</w:delText>
        </w:r>
      </w:del>
      <w:r w:rsidR="00AC06A6">
        <w:t xml:space="preserve"> to help those with </w:t>
      </w:r>
      <w:commentRangeStart w:id="20"/>
      <w:r w:rsidR="00AC06A6">
        <w:t>arthritis, limited finger dexterity or other related disabilities open</w:t>
      </w:r>
      <w:commentRangeEnd w:id="20"/>
      <w:r>
        <w:rPr>
          <w:rStyle w:val="CommentReference"/>
        </w:rPr>
        <w:commentReference w:id="20"/>
      </w:r>
      <w:ins w:id="21" w:author="Taz Oldaker" w:date="2022-05-18T14:38:00Z">
        <w:r w:rsidR="005140C9">
          <w:t xml:space="preserve"> or close</w:t>
        </w:r>
      </w:ins>
      <w:r w:rsidR="00AC06A6">
        <w:t xml:space="preserve"> </w:t>
      </w:r>
      <w:ins w:id="22" w:author="Taz Oldaker" w:date="2022-05-18T14:38:00Z">
        <w:r w:rsidR="002A24F8">
          <w:t xml:space="preserve">plastic </w:t>
        </w:r>
      </w:ins>
      <w:del w:id="23" w:author="Taz Oldaker" w:date="2022-05-18T14:38:00Z">
        <w:r w:rsidDel="00AC06A6">
          <w:delText xml:space="preserve">the </w:delText>
        </w:r>
      </w:del>
      <w:r w:rsidR="00AC06A6">
        <w:t xml:space="preserve">screw-on caps </w:t>
      </w:r>
      <w:del w:id="24" w:author="Taz Oldaker" w:date="2022-05-18T14:34:00Z">
        <w:r w:rsidDel="00AC06A6">
          <w:delText xml:space="preserve">on </w:delText>
        </w:r>
        <w:r w:rsidDel="000F4A67">
          <w:delText>large caps with a diameter of approximately 48</w:delText>
        </w:r>
        <w:r w:rsidDel="006A2FB3">
          <w:delText> </w:delText>
        </w:r>
        <w:r w:rsidDel="000F4A67">
          <w:delText>mm.</w:delText>
        </w:r>
      </w:del>
      <w:ins w:id="25" w:author="Taz Oldaker" w:date="2022-05-18T14:34:00Z">
        <w:r w:rsidR="00CC61F0">
          <w:t>on various beverag</w:t>
        </w:r>
      </w:ins>
      <w:ins w:id="26" w:author="Taz Oldaker" w:date="2022-05-18T14:35:00Z">
        <w:r w:rsidR="00CC61F0">
          <w:t xml:space="preserve">e bottles, </w:t>
        </w:r>
        <w:r w:rsidR="00837736">
          <w:t>cleaning products, condiments.</w:t>
        </w:r>
      </w:ins>
      <w:r w:rsidR="000F4A67">
        <w:t xml:space="preserve"> </w:t>
      </w:r>
      <w:ins w:id="27" w:author="Taz Oldaker" w:date="2022-05-18T14:38:00Z">
        <w:r w:rsidR="005140C9" w:rsidRPr="2FD52A96">
          <w:rPr>
            <w:lang w:val="en-US"/>
          </w:rPr>
          <w:t>The bottle opener</w:t>
        </w:r>
        <w:r w:rsidR="002A24F8" w:rsidRPr="2FD52A96">
          <w:rPr>
            <w:lang w:val="en-US"/>
          </w:rPr>
          <w:t xml:space="preserve"> </w:t>
        </w:r>
      </w:ins>
      <w:del w:id="28" w:author="Taz Oldaker" w:date="2022-05-18T14:35:00Z">
        <w:r w:rsidDel="000F4A67">
          <w:delText xml:space="preserve">These caps are commonly seen on </w:delText>
        </w:r>
        <w:r w:rsidDel="00A743D1">
          <w:delText>1.89</w:delText>
        </w:r>
        <w:r w:rsidDel="006A2FB3">
          <w:delText> </w:delText>
        </w:r>
        <w:r w:rsidDel="00A743D1">
          <w:delText>L or 3</w:delText>
        </w:r>
        <w:r w:rsidDel="006A2FB3">
          <w:delText> </w:delText>
        </w:r>
        <w:r w:rsidDel="00A743D1">
          <w:delText>L juice jugs</w:delText>
        </w:r>
      </w:del>
      <w:del w:id="29" w:author="Taz Oldaker" w:date="2022-05-18T14:38:00Z">
        <w:r w:rsidDel="00A743D1">
          <w:delText>.</w:delText>
        </w:r>
        <w:r w:rsidDel="00DE46B4">
          <w:delText xml:space="preserve"> </w:delText>
        </w:r>
        <w:r w:rsidDel="00A27EDE">
          <w:delText xml:space="preserve">The Large Bottle opener </w:delText>
        </w:r>
      </w:del>
      <w:r w:rsidR="00A27EDE">
        <w:t>allows users to remove</w:t>
      </w:r>
      <w:r w:rsidR="00F017BC">
        <w:t xml:space="preserve"> or </w:t>
      </w:r>
      <w:ins w:id="30" w:author="Taz Oldaker" w:date="2022-05-18T14:39:00Z">
        <w:r w:rsidR="00134900">
          <w:t xml:space="preserve">replace </w:t>
        </w:r>
      </w:ins>
      <w:del w:id="31" w:author="Taz Oldaker" w:date="2022-05-18T14:39:00Z">
        <w:r w:rsidDel="00F017BC">
          <w:delText>screw on</w:delText>
        </w:r>
        <w:r w:rsidDel="00A27EDE">
          <w:delText xml:space="preserve"> </w:delText>
        </w:r>
      </w:del>
      <w:r w:rsidR="00A27EDE">
        <w:t>the lids of these jugs wit</w:t>
      </w:r>
      <w:r w:rsidR="005F6C07">
        <w:t xml:space="preserve">h a small squeeze </w:t>
      </w:r>
      <w:r w:rsidR="007D30EA">
        <w:t>on a large, rounded gripping surface</w:t>
      </w:r>
      <w:r w:rsidR="00F017BC">
        <w:t>.</w:t>
      </w:r>
      <w:ins w:id="32" w:author="Taz Oldaker" w:date="2022-05-18T14:39:00Z">
        <w:r w:rsidR="00BB1434">
          <w:t xml:space="preserve"> The </w:t>
        </w:r>
      </w:ins>
      <w:ins w:id="33" w:author="Taz Oldaker" w:date="2022-05-18T14:45:00Z">
        <w:r w:rsidR="001F214E">
          <w:t>B</w:t>
        </w:r>
      </w:ins>
      <w:ins w:id="34" w:author="Taz Oldaker" w:date="2022-05-18T14:39:00Z">
        <w:r w:rsidR="00BB1434">
          <w:t xml:space="preserve">ottle </w:t>
        </w:r>
      </w:ins>
      <w:ins w:id="35" w:author="Taz Oldaker" w:date="2022-05-18T14:45:00Z">
        <w:r w:rsidR="001F214E">
          <w:t>O</w:t>
        </w:r>
      </w:ins>
      <w:ins w:id="36" w:author="Taz Oldaker" w:date="2022-05-18T14:39:00Z">
        <w:r w:rsidR="00BB1434">
          <w:t xml:space="preserve">pener has several </w:t>
        </w:r>
      </w:ins>
      <w:ins w:id="37" w:author="Taz Oldaker" w:date="2022-05-18T14:40:00Z">
        <w:r w:rsidR="00BB1434">
          <w:t xml:space="preserve">modified versions to open different sizes of </w:t>
        </w:r>
        <w:r w:rsidR="009105AF">
          <w:t xml:space="preserve">containers. The different sizes </w:t>
        </w:r>
        <w:r w:rsidR="00DE3AE2">
          <w:t>are named by the</w:t>
        </w:r>
      </w:ins>
      <w:ins w:id="38" w:author="Taz Oldaker" w:date="2022-05-18T14:41:00Z">
        <w:r w:rsidR="00BB461C">
          <w:t xml:space="preserve"> approximate</w:t>
        </w:r>
      </w:ins>
      <w:ins w:id="39" w:author="Taz Oldaker" w:date="2022-05-18T14:40:00Z">
        <w:r w:rsidR="00DE3AE2">
          <w:t xml:space="preserve"> di</w:t>
        </w:r>
      </w:ins>
      <w:ins w:id="40" w:author="Taz Oldaker" w:date="2022-05-18T14:41:00Z">
        <w:r w:rsidR="00DE3AE2">
          <w:t xml:space="preserve">ameter of the caps </w:t>
        </w:r>
        <w:r w:rsidR="00BB461C">
          <w:t>they can open</w:t>
        </w:r>
      </w:ins>
      <w:ins w:id="41" w:author="Taz Oldaker" w:date="2022-05-18T14:42:00Z">
        <w:r w:rsidR="00473054">
          <w:t xml:space="preserve"> in millimeters</w:t>
        </w:r>
      </w:ins>
      <w:ins w:id="42" w:author="Taz Oldaker" w:date="2022-05-18T14:41:00Z">
        <w:r w:rsidR="00BB461C">
          <w:t>.</w:t>
        </w:r>
      </w:ins>
    </w:p>
    <w:p w14:paraId="682A117A" w14:textId="448642C5" w:rsidR="00BB461C" w:rsidRPr="00760A99" w:rsidDel="00D90370" w:rsidRDefault="00BB461C" w:rsidP="00760A99">
      <w:pPr>
        <w:rPr>
          <w:del w:id="43" w:author="Taz Oldaker" w:date="2022-05-19T12:24:00Z"/>
          <w:lang w:val="en-US"/>
        </w:rPr>
      </w:pPr>
    </w:p>
    <w:p w14:paraId="2899761D" w14:textId="7E1DAA67" w:rsidR="00855181" w:rsidRDefault="00855181" w:rsidP="006E7488">
      <w:pPr>
        <w:pStyle w:val="Heading3"/>
      </w:pPr>
      <w:r>
        <w:t>Usage</w:t>
      </w:r>
    </w:p>
    <w:p w14:paraId="5DAB6C7B" w14:textId="4F2127B8" w:rsidR="00855181" w:rsidRDefault="00245523" w:rsidP="00855181">
      <w:pPr>
        <w:rPr>
          <w:lang w:val="en-US"/>
        </w:rPr>
      </w:pPr>
      <w:r w:rsidRPr="2FD52A96">
        <w:rPr>
          <w:lang w:val="en-US"/>
        </w:rPr>
        <w:t xml:space="preserve">Slide the toothed gripping surface on top of the lid of the container, </w:t>
      </w:r>
      <w:r w:rsidR="0087349A" w:rsidRPr="2FD52A96">
        <w:rPr>
          <w:lang w:val="en-US"/>
        </w:rPr>
        <w:t>then while squeezing the handle to grip the lid, twist either the container</w:t>
      </w:r>
      <w:ins w:id="44" w:author="Jake McIvor" w:date="2022-05-19T20:01:00Z">
        <w:r w:rsidR="0087349A" w:rsidRPr="2FD52A96">
          <w:rPr>
            <w:lang w:val="en-US"/>
          </w:rPr>
          <w:t xml:space="preserve"> </w:t>
        </w:r>
      </w:ins>
      <w:r w:rsidR="0087349A" w:rsidRPr="2FD52A96">
        <w:rPr>
          <w:lang w:val="en-US"/>
        </w:rPr>
        <w:t xml:space="preserve">or the </w:t>
      </w:r>
      <w:r w:rsidR="00905812" w:rsidRPr="2FD52A96">
        <w:rPr>
          <w:lang w:val="en-US"/>
        </w:rPr>
        <w:t xml:space="preserve">device to remove or screw on the lid. </w:t>
      </w:r>
    </w:p>
    <w:p w14:paraId="435DC7FF" w14:textId="531F2DF3" w:rsidR="00855181" w:rsidRDefault="00855181" w:rsidP="0054692D">
      <w:pPr>
        <w:pStyle w:val="Heading3"/>
      </w:pPr>
      <w:r>
        <w:lastRenderedPageBreak/>
        <w:t>Cost</w:t>
      </w:r>
    </w:p>
    <w:p w14:paraId="02EB378F" w14:textId="04BFDF6C" w:rsidR="00855181" w:rsidRDefault="00905812" w:rsidP="00855181">
      <w:pPr>
        <w:rPr>
          <w:lang w:val="en-US"/>
        </w:rPr>
      </w:pPr>
      <w:r>
        <w:rPr>
          <w:lang w:val="en-US"/>
        </w:rPr>
        <w:t>The cost of this device includes only the filament used to 3D print the device</w:t>
      </w:r>
      <w:ins w:id="45" w:author="Taz Oldaker" w:date="2022-05-25T13:38:00Z">
        <w:r w:rsidR="00BB2341">
          <w:rPr>
            <w:lang w:val="en-US"/>
          </w:rPr>
          <w:t>/devices</w:t>
        </w:r>
      </w:ins>
      <w:r>
        <w:rPr>
          <w:lang w:val="en-US"/>
        </w:rPr>
        <w:t xml:space="preserve">. </w:t>
      </w:r>
      <w:del w:id="46" w:author="Taz Oldaker" w:date="2022-05-25T13:38:00Z">
        <w:r w:rsidR="00BC144C" w:rsidDel="00BB2341">
          <w:rPr>
            <w:lang w:val="en-US"/>
          </w:rPr>
          <w:delText>The</w:delText>
        </w:r>
      </w:del>
      <w:ins w:id="47" w:author="Taz Oldaker" w:date="2022-05-25T13:38:00Z">
        <w:r w:rsidR="00BB2341">
          <w:rPr>
            <w:lang w:val="en-US"/>
          </w:rPr>
          <w:t>Each</w:t>
        </w:r>
      </w:ins>
      <w:r w:rsidR="00BC144C">
        <w:rPr>
          <w:lang w:val="en-US"/>
        </w:rPr>
        <w:t xml:space="preserve"> device requires</w:t>
      </w:r>
      <w:r w:rsidR="004D7803">
        <w:rPr>
          <w:lang w:val="en-US"/>
        </w:rPr>
        <w:t xml:space="preserve"> </w:t>
      </w:r>
      <w:r w:rsidR="00D014D7">
        <w:rPr>
          <w:lang w:val="en-US"/>
        </w:rPr>
        <w:t>slightly over</w:t>
      </w:r>
      <w:r w:rsidR="004631BF">
        <w:rPr>
          <w:lang w:val="en-US"/>
        </w:rPr>
        <w:t xml:space="preserve"> </w:t>
      </w:r>
      <w:r w:rsidR="00181E51">
        <w:rPr>
          <w:lang w:val="en-US"/>
        </w:rPr>
        <w:t>$</w:t>
      </w:r>
      <w:r w:rsidR="00D014D7">
        <w:rPr>
          <w:lang w:val="en-US"/>
        </w:rPr>
        <w:t>1</w:t>
      </w:r>
      <w:r w:rsidR="004631BF">
        <w:rPr>
          <w:lang w:val="en-US"/>
        </w:rPr>
        <w:t xml:space="preserve"> CAD worth of PLA filament</w:t>
      </w:r>
      <w:r w:rsidR="00181E51">
        <w:rPr>
          <w:lang w:val="en-US"/>
        </w:rPr>
        <w:t>.</w:t>
      </w:r>
    </w:p>
    <w:p w14:paraId="1B441F06" w14:textId="73D78964" w:rsidR="00855181" w:rsidRDefault="00760A99" w:rsidP="0054692D">
      <w:pPr>
        <w:pStyle w:val="Heading3"/>
      </w:pPr>
      <w:r>
        <w:t>Build Instructions</w:t>
      </w:r>
    </w:p>
    <w:p w14:paraId="15BBEC6B" w14:textId="789F9B08" w:rsidR="00CF6D28" w:rsidRDefault="006A2FB3" w:rsidP="00CF6D28">
      <w:r>
        <w:t xml:space="preserve">This device consists of a single 3d printed part. </w:t>
      </w:r>
      <w:r w:rsidR="008C3192">
        <w:t xml:space="preserve">The necessary </w:t>
      </w:r>
      <w:r w:rsidR="000647A4">
        <w:t>files and 3D printing instructions are provided in the linked GitHub repository.</w:t>
      </w:r>
    </w:p>
    <w:p w14:paraId="2A6081BC" w14:textId="14AE6228" w:rsidR="00760A99" w:rsidRPr="00760A99" w:rsidRDefault="00760A99" w:rsidP="0054692D">
      <w:pPr>
        <w:pStyle w:val="Heading4"/>
        <w:rPr>
          <w:b w:val="0"/>
          <w:lang w:val="en-US"/>
        </w:rPr>
      </w:pPr>
      <w:r>
        <w:rPr>
          <w:lang w:val="en-US"/>
        </w:rPr>
        <w:t>S</w:t>
      </w:r>
      <w:r w:rsidR="00CF6D28">
        <w:rPr>
          <w:lang w:val="en-US"/>
        </w:rPr>
        <w:t>kills Required</w:t>
      </w:r>
    </w:p>
    <w:p w14:paraId="6A05A809" w14:textId="26137BE6" w:rsidR="00760A99" w:rsidRPr="001053E1" w:rsidRDefault="001053E1" w:rsidP="001053E1">
      <w:pPr>
        <w:pStyle w:val="ListParagraph"/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3D Printing</w:t>
      </w:r>
    </w:p>
    <w:p w14:paraId="38B497C9" w14:textId="4B2C6CE3" w:rsidR="00760A99" w:rsidRPr="00760A99" w:rsidRDefault="00760A99" w:rsidP="0054692D">
      <w:pPr>
        <w:pStyle w:val="Heading4"/>
        <w:rPr>
          <w:b w:val="0"/>
          <w:lang w:val="en-US"/>
        </w:rPr>
      </w:pPr>
      <w:r>
        <w:rPr>
          <w:lang w:val="en-US"/>
        </w:rPr>
        <w:t>T</w:t>
      </w:r>
      <w:r w:rsidR="00CF6D28">
        <w:rPr>
          <w:lang w:val="en-US"/>
        </w:rPr>
        <w:t>ime Required</w:t>
      </w:r>
    </w:p>
    <w:p w14:paraId="72A3D3EC" w14:textId="0E50E64D" w:rsidR="00760A99" w:rsidRPr="004938BD" w:rsidRDefault="001053E1" w:rsidP="0054692D">
      <w:pPr>
        <w:pStyle w:val="ListParagraph"/>
        <w:numPr>
          <w:ilvl w:val="0"/>
          <w:numId w:val="5"/>
        </w:numPr>
        <w:rPr>
          <w:lang w:val="en-US"/>
        </w:rPr>
      </w:pPr>
      <w:r w:rsidRPr="2FD52A96">
        <w:rPr>
          <w:b/>
          <w:bCs/>
          <w:lang w:val="en-US"/>
        </w:rPr>
        <w:t>3D Printing</w:t>
      </w:r>
      <w:r w:rsidR="00E131CA" w:rsidRPr="2FD52A96">
        <w:rPr>
          <w:b/>
          <w:bCs/>
          <w:lang w:val="en-US"/>
        </w:rPr>
        <w:t>:</w:t>
      </w:r>
      <w:r w:rsidR="004938BD" w:rsidRPr="2FD52A96">
        <w:rPr>
          <w:lang w:val="en-US"/>
        </w:rPr>
        <w:t xml:space="preserve"> ~3.5</w:t>
      </w:r>
      <w:ins w:id="48" w:author="Jake McIvor" w:date="2022-05-18T15:06:00Z">
        <w:r w:rsidR="006A2FB3" w:rsidRPr="2FD52A96">
          <w:rPr>
            <w:lang w:val="en-US"/>
          </w:rPr>
          <w:t> </w:t>
        </w:r>
      </w:ins>
      <w:r w:rsidR="004938BD" w:rsidRPr="2FD52A96">
        <w:rPr>
          <w:lang w:val="en-US"/>
        </w:rPr>
        <w:t>h</w:t>
      </w:r>
      <w:r w:rsidR="00034995" w:rsidRPr="2FD52A96">
        <w:rPr>
          <w:lang w:val="en-US"/>
        </w:rPr>
        <w:t>ours</w:t>
      </w:r>
    </w:p>
    <w:p w14:paraId="06EE9A4A" w14:textId="28008458" w:rsidR="00760A99" w:rsidRDefault="00760A99" w:rsidP="0054692D">
      <w:pPr>
        <w:pStyle w:val="Heading4"/>
        <w:rPr>
          <w:b w:val="0"/>
          <w:lang w:val="en-US"/>
        </w:rPr>
      </w:pPr>
      <w:r>
        <w:rPr>
          <w:lang w:val="en-US"/>
        </w:rPr>
        <w:t>3</w:t>
      </w:r>
      <w:r w:rsidR="00CF6D28">
        <w:rPr>
          <w:lang w:val="en-US"/>
        </w:rPr>
        <w:t>D Printing</w:t>
      </w:r>
    </w:p>
    <w:p w14:paraId="7FEA36A3" w14:textId="0569A0B9" w:rsidR="004938BD" w:rsidRDefault="004938BD" w:rsidP="00176DDA">
      <w:pPr>
        <w:rPr>
          <w:lang w:val="en-US"/>
        </w:rPr>
      </w:pPr>
      <w:r w:rsidRPr="2FD52A96">
        <w:rPr>
          <w:lang w:val="en-US"/>
        </w:rPr>
        <w:t>Refer to the Large Bottle Opener 3D Printing Guide.</w:t>
      </w:r>
    </w:p>
    <w:p w14:paraId="3461FEE5" w14:textId="453EB506" w:rsidR="00530036" w:rsidRDefault="00530036">
      <w:pPr>
        <w:spacing w:after="0"/>
        <w:rPr>
          <w:rFonts w:asciiTheme="majorHAnsi" w:eastAsiaTheme="majorEastAsia" w:hAnsiTheme="majorHAnsi" w:cstheme="majorBidi"/>
          <w:b/>
          <w:bCs/>
          <w:i/>
          <w:iCs/>
          <w:color w:val="26225E" w:themeColor="accent1"/>
          <w:lang w:val="en-US"/>
        </w:rPr>
        <w:pPrChange w:id="49" w:author="Taz Oldaker" w:date="2022-05-19T10:16:00Z">
          <w:pPr/>
        </w:pPrChange>
      </w:pPr>
      <w:r w:rsidRPr="2FD52A96">
        <w:rPr>
          <w:rFonts w:asciiTheme="majorHAnsi" w:eastAsiaTheme="majorEastAsia" w:hAnsiTheme="majorHAnsi" w:cstheme="majorBidi"/>
          <w:b/>
          <w:bCs/>
          <w:i/>
          <w:iCs/>
          <w:color w:val="26225E" w:themeColor="accent1"/>
          <w:lang w:val="en-US"/>
        </w:rPr>
        <w:t>Sizing</w:t>
      </w:r>
    </w:p>
    <w:p w14:paraId="091AB79F" w14:textId="4DB341FA" w:rsidR="00043561" w:rsidRDefault="00043561" w:rsidP="00043561">
      <w:pPr>
        <w:rPr>
          <w:lang w:val="en-US"/>
        </w:rPr>
      </w:pPr>
      <w:r w:rsidRPr="2FD52A96">
        <w:rPr>
          <w:lang w:val="en-US"/>
          <w:rPrChange w:id="50" w:author="Taz Oldaker" w:date="2022-05-19T10:16:00Z">
            <w:rPr>
              <w:rFonts w:asciiTheme="majorHAnsi" w:eastAsiaTheme="majorEastAsia" w:hAnsiTheme="majorHAnsi" w:cstheme="majorBidi"/>
              <w:b/>
              <w:bCs/>
              <w:i/>
              <w:iCs/>
              <w:color w:val="26225E" w:themeColor="accent1"/>
              <w:lang w:val="en-US"/>
            </w:rPr>
          </w:rPrChange>
        </w:rPr>
        <w:t>There</w:t>
      </w:r>
      <w:r w:rsidR="00F267B0" w:rsidRPr="2FD52A96">
        <w:rPr>
          <w:lang w:val="en-US"/>
        </w:rPr>
        <w:t xml:space="preserve"> are</w:t>
      </w:r>
      <w:r w:rsidR="002120FE" w:rsidRPr="2FD52A96">
        <w:rPr>
          <w:lang w:val="en-US"/>
        </w:rPr>
        <w:t xml:space="preserve"> five </w:t>
      </w:r>
      <w:r w:rsidR="006674FB" w:rsidRPr="2FD52A96">
        <w:rPr>
          <w:lang w:val="en-US"/>
        </w:rPr>
        <w:t xml:space="preserve">different </w:t>
      </w:r>
      <w:r w:rsidR="00C62AAA" w:rsidRPr="2FD52A96">
        <w:rPr>
          <w:lang w:val="en-US"/>
        </w:rPr>
        <w:t xml:space="preserve">sizes of Bottle Openers to suit different </w:t>
      </w:r>
      <w:ins w:id="51" w:author="Taz Oldaker" w:date="2022-05-25T13:38:00Z">
        <w:r w:rsidR="001E719C">
          <w:rPr>
            <w:lang w:val="en-US"/>
          </w:rPr>
          <w:t>size caps on bottles and containers.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8"/>
        <w:gridCol w:w="1405"/>
        <w:gridCol w:w="3072"/>
        <w:gridCol w:w="2935"/>
      </w:tblGrid>
      <w:tr w:rsidR="009C2F37" w14:paraId="5C3CF02F" w14:textId="2D681DAC" w:rsidTr="00030D49">
        <w:tc>
          <w:tcPr>
            <w:tcW w:w="2080" w:type="dxa"/>
            <w:vAlign w:val="center"/>
          </w:tcPr>
          <w:p w14:paraId="6F38C0E9" w14:textId="60BEC015" w:rsidR="00E85404" w:rsidRPr="009E3552" w:rsidRDefault="00E85404" w:rsidP="007B68E4">
            <w:pPr>
              <w:rPr>
                <w:b/>
                <w:bCs/>
                <w:lang w:val="en-US"/>
                <w:rPrChange w:id="52" w:author="Taz Oldaker" w:date="2022-05-19T10:22:00Z">
                  <w:rPr>
                    <w:lang w:val="en-US"/>
                  </w:rPr>
                </w:rPrChange>
              </w:rPr>
            </w:pPr>
            <w:r w:rsidRPr="2FD52A96">
              <w:rPr>
                <w:b/>
                <w:bCs/>
                <w:lang w:val="en-US"/>
              </w:rPr>
              <w:t>Bottle Opener Version</w:t>
            </w:r>
          </w:p>
        </w:tc>
        <w:tc>
          <w:tcPr>
            <w:tcW w:w="1423" w:type="dxa"/>
            <w:vAlign w:val="center"/>
          </w:tcPr>
          <w:p w14:paraId="6F4D8E12" w14:textId="453BD587" w:rsidR="00E85404" w:rsidRPr="00C62AAA" w:rsidRDefault="00E85404" w:rsidP="007B68E4">
            <w:pPr>
              <w:rPr>
                <w:b/>
                <w:bCs/>
                <w:lang w:val="en-US"/>
                <w:rPrChange w:id="53" w:author="Taz Oldaker" w:date="2022-05-19T10:25:00Z">
                  <w:rPr>
                    <w:lang w:val="en-US"/>
                  </w:rPr>
                </w:rPrChange>
              </w:rPr>
            </w:pPr>
            <w:r w:rsidRPr="2FD52A96">
              <w:rPr>
                <w:b/>
                <w:bCs/>
                <w:lang w:val="en-US"/>
                <w:rPrChange w:id="54" w:author="Taz Oldaker" w:date="2022-05-19T10:25:00Z">
                  <w:rPr>
                    <w:lang w:val="en-US"/>
                  </w:rPr>
                </w:rPrChange>
              </w:rPr>
              <w:t>Compatible Diameter of Caps</w:t>
            </w:r>
          </w:p>
        </w:tc>
        <w:tc>
          <w:tcPr>
            <w:tcW w:w="3265" w:type="dxa"/>
            <w:vAlign w:val="center"/>
          </w:tcPr>
          <w:p w14:paraId="0D504A3E" w14:textId="58F60881" w:rsidR="00E85404" w:rsidRPr="00C62AAA" w:rsidRDefault="00E85404" w:rsidP="007B68E4">
            <w:pPr>
              <w:rPr>
                <w:b/>
                <w:bCs/>
                <w:lang w:val="en-US"/>
                <w:rPrChange w:id="55" w:author="Taz Oldaker" w:date="2022-05-19T10:25:00Z">
                  <w:rPr>
                    <w:lang w:val="en-US"/>
                  </w:rPr>
                </w:rPrChange>
              </w:rPr>
            </w:pPr>
            <w:r w:rsidRPr="2FD52A96">
              <w:rPr>
                <w:b/>
                <w:bCs/>
                <w:lang w:val="en-US"/>
              </w:rPr>
              <w:t xml:space="preserve">Examples of compatible </w:t>
            </w:r>
            <w:r w:rsidRPr="2FD52A96">
              <w:rPr>
                <w:b/>
                <w:bCs/>
                <w:lang w:val="en-US"/>
                <w:rPrChange w:id="56" w:author="Taz Oldaker" w:date="2022-05-19T10:25:00Z">
                  <w:rPr>
                    <w:lang w:val="en-US"/>
                  </w:rPr>
                </w:rPrChange>
              </w:rPr>
              <w:t xml:space="preserve">Bottles and Containers </w:t>
            </w:r>
            <w:r w:rsidRPr="2FD52A96">
              <w:rPr>
                <w:b/>
                <w:bCs/>
                <w:lang w:val="en-US"/>
              </w:rPr>
              <w:t>(May vary between brands)</w:t>
            </w:r>
          </w:p>
        </w:tc>
        <w:tc>
          <w:tcPr>
            <w:tcW w:w="2582" w:type="dxa"/>
            <w:vAlign w:val="center"/>
          </w:tcPr>
          <w:p w14:paraId="0E471AA4" w14:textId="30DC8240" w:rsidR="00E85404" w:rsidRPr="2FD52A96" w:rsidRDefault="00F2087D">
            <w:pPr>
              <w:jc w:val="center"/>
              <w:rPr>
                <w:b/>
                <w:bCs/>
                <w:lang w:val="en-US"/>
              </w:rPr>
              <w:pPrChange w:id="57" w:author="Unknown" w:date="2022-05-19T16:47:00Z">
                <w:pPr/>
              </w:pPrChange>
            </w:pPr>
            <w:ins w:id="58" w:author="Taz Oldaker" w:date="2022-05-19T16:05:00Z">
              <w:r>
                <w:rPr>
                  <w:b/>
                  <w:bCs/>
                  <w:lang w:val="en-US"/>
                </w:rPr>
                <w:t xml:space="preserve">Image Example of </w:t>
              </w:r>
            </w:ins>
            <w:ins w:id="59" w:author="Taz Oldaker" w:date="2022-05-19T16:47:00Z">
              <w:r w:rsidR="00945A98">
                <w:rPr>
                  <w:b/>
                  <w:bCs/>
                  <w:lang w:val="en-US"/>
                </w:rPr>
                <w:t xml:space="preserve">compatible </w:t>
              </w:r>
              <w:r w:rsidR="00030D49">
                <w:rPr>
                  <w:b/>
                  <w:bCs/>
                  <w:lang w:val="en-US"/>
                </w:rPr>
                <w:t>Bottles</w:t>
              </w:r>
            </w:ins>
          </w:p>
        </w:tc>
      </w:tr>
      <w:tr w:rsidR="009C2F37" w14:paraId="03DCE668" w14:textId="22D57A7B" w:rsidTr="00E85404">
        <w:tc>
          <w:tcPr>
            <w:tcW w:w="2080" w:type="dxa"/>
            <w:vAlign w:val="center"/>
          </w:tcPr>
          <w:p w14:paraId="28D715BD" w14:textId="3262385A" w:rsidR="00E85404" w:rsidRDefault="00E85404" w:rsidP="007B68E4">
            <w:pPr>
              <w:rPr>
                <w:lang w:val="en-US"/>
              </w:rPr>
            </w:pPr>
            <w:r w:rsidRPr="2FD52A96">
              <w:rPr>
                <w:lang w:val="en-US"/>
              </w:rPr>
              <w:t>Bottle Opener 30</w:t>
            </w:r>
          </w:p>
        </w:tc>
        <w:tc>
          <w:tcPr>
            <w:tcW w:w="1423" w:type="dxa"/>
            <w:vAlign w:val="center"/>
          </w:tcPr>
          <w:p w14:paraId="5E69C541" w14:textId="5E05D5C5" w:rsidR="00E85404" w:rsidRDefault="00E85404" w:rsidP="007B68E4">
            <w:pPr>
              <w:rPr>
                <w:lang w:val="en-US"/>
              </w:rPr>
            </w:pPr>
            <w:r w:rsidRPr="2FD52A96">
              <w:rPr>
                <w:lang w:val="en-US"/>
              </w:rPr>
              <w:t>28 – 30 mm</w:t>
            </w:r>
          </w:p>
        </w:tc>
        <w:tc>
          <w:tcPr>
            <w:tcW w:w="3265" w:type="dxa"/>
            <w:vAlign w:val="center"/>
          </w:tcPr>
          <w:p w14:paraId="5C2C91FA" w14:textId="77777777" w:rsidR="00E85404" w:rsidRDefault="00E85404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  <w:pPrChange w:id="60" w:author="Unknown" w:date="2022-05-19T12:28:00Z">
                <w:pPr>
                  <w:pStyle w:val="ListParagraph"/>
                  <w:numPr>
                    <w:numId w:val="5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Pop bottles of all sizes (355 mL to 2 L)</w:t>
            </w:r>
          </w:p>
          <w:p w14:paraId="02A7B99B" w14:textId="77777777" w:rsidR="00E85404" w:rsidRDefault="00E85404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  <w:pPrChange w:id="61" w:author="Unknown" w:date="2022-05-19T12:28:00Z">
                <w:pPr>
                  <w:pStyle w:val="ListParagraph"/>
                  <w:numPr>
                    <w:numId w:val="5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Bottled Water of all sizes (355 mL to 2 L)</w:t>
            </w:r>
          </w:p>
          <w:p w14:paraId="3DC37E45" w14:textId="77777777" w:rsidR="00E85404" w:rsidRDefault="00E85404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  <w:pPrChange w:id="62" w:author="Unknown" w:date="2022-05-19T12:28:00Z">
                <w:pPr>
                  <w:pStyle w:val="ListParagraph"/>
                  <w:numPr>
                    <w:numId w:val="5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Milk Carton 2 L</w:t>
            </w:r>
          </w:p>
          <w:p w14:paraId="1AC14766" w14:textId="4E5BC7A6" w:rsidR="00E85404" w:rsidRPr="00290FEC" w:rsidRDefault="00E85404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  <w:pPrChange w:id="63" w:author="Unknown" w:date="2022-05-19T12:28:00Z">
                <w:pPr/>
              </w:pPrChange>
            </w:pPr>
            <w:r w:rsidRPr="2FD52A96">
              <w:rPr>
                <w:lang w:val="en-US"/>
              </w:rPr>
              <w:t>Juice Carton 2 L</w:t>
            </w:r>
          </w:p>
        </w:tc>
        <w:tc>
          <w:tcPr>
            <w:tcW w:w="2582" w:type="dxa"/>
          </w:tcPr>
          <w:p w14:paraId="2DC5F637" w14:textId="4135958C" w:rsidR="00B71397" w:rsidRDefault="009C2F37" w:rsidP="00030D49">
            <w:pPr>
              <w:rPr>
                <w:ins w:id="64" w:author="Taz Oldaker" w:date="2022-05-19T16:54:00Z"/>
                <w:noProof/>
                <w:lang w:val="en-US"/>
              </w:rPr>
            </w:pPr>
            <w:ins w:id="65" w:author="Taz Oldaker" w:date="2022-05-24T10:46:00Z">
              <w:r>
                <w:rPr>
                  <w:noProof/>
                  <w:lang w:val="en-US"/>
                </w:rPr>
                <w:drawing>
                  <wp:inline distT="0" distB="0" distL="0" distR="0" wp14:anchorId="3FB6FF5D" wp14:editId="50CA1851">
                    <wp:extent cx="3537578" cy="1591911"/>
                    <wp:effectExtent l="1270" t="0" r="7620" b="7620"/>
                    <wp:docPr id="6" name="Picture 6" descr="A picture containing wall, indoor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" name="Picture 6" descr="A picture containing wall, indoor&#10;&#10;Description automatically generated"/>
                            <pic:cNvPicPr/>
                          </pic:nvPicPr>
                          <pic:blipFill>
                            <a:blip r:embed="rId15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rightnessContrast bright="-20000" contrast="4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5400000">
                              <a:off x="0" y="0"/>
                              <a:ext cx="3605157" cy="1622321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72C88C22" w14:textId="1C05ADE9" w:rsidR="00E85404" w:rsidRPr="00030D49" w:rsidRDefault="00E85404">
            <w:pPr>
              <w:rPr>
                <w:lang w:val="en-US"/>
              </w:rPr>
              <w:pPrChange w:id="66" w:author="Unknown" w:date="2022-05-19T16:47:00Z">
                <w:pPr>
                  <w:pStyle w:val="ListParagraph"/>
                  <w:numPr>
                    <w:numId w:val="5"/>
                  </w:numPr>
                  <w:ind w:hanging="360"/>
                </w:pPr>
              </w:pPrChange>
            </w:pPr>
          </w:p>
        </w:tc>
      </w:tr>
      <w:tr w:rsidR="009C2F37" w14:paraId="3BB588C2" w14:textId="780C8906" w:rsidTr="00E85404">
        <w:tc>
          <w:tcPr>
            <w:tcW w:w="2080" w:type="dxa"/>
            <w:vAlign w:val="center"/>
          </w:tcPr>
          <w:p w14:paraId="4C7FC8CC" w14:textId="72009CEB" w:rsidR="00E85404" w:rsidRDefault="00E85404" w:rsidP="007B68E4">
            <w:pPr>
              <w:rPr>
                <w:lang w:val="en-US"/>
              </w:rPr>
            </w:pPr>
            <w:r w:rsidRPr="2FD52A96">
              <w:rPr>
                <w:lang w:val="en-US"/>
              </w:rPr>
              <w:lastRenderedPageBreak/>
              <w:t>Bottle Opener 35</w:t>
            </w:r>
          </w:p>
        </w:tc>
        <w:tc>
          <w:tcPr>
            <w:tcW w:w="1423" w:type="dxa"/>
            <w:vAlign w:val="center"/>
          </w:tcPr>
          <w:p w14:paraId="5D47099B" w14:textId="16FD1EBC" w:rsidR="00E85404" w:rsidRDefault="00E85404" w:rsidP="007B68E4">
            <w:pPr>
              <w:rPr>
                <w:lang w:val="en-US"/>
              </w:rPr>
            </w:pPr>
            <w:r w:rsidRPr="2FD52A96">
              <w:rPr>
                <w:lang w:val="en-US"/>
              </w:rPr>
              <w:t>33 – 36 mm</w:t>
            </w:r>
          </w:p>
        </w:tc>
        <w:tc>
          <w:tcPr>
            <w:tcW w:w="3265" w:type="dxa"/>
            <w:vAlign w:val="center"/>
          </w:tcPr>
          <w:p w14:paraId="1422A520" w14:textId="77777777" w:rsidR="00E85404" w:rsidRDefault="00E85404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  <w:pPrChange w:id="67" w:author="Unknown" w:date="2022-05-19T12:28:00Z">
                <w:pPr>
                  <w:pStyle w:val="ListParagraph"/>
                  <w:numPr>
                    <w:numId w:val="6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Juice Jug (Some brands) 1.89 L</w:t>
            </w:r>
          </w:p>
          <w:p w14:paraId="5F3455AF" w14:textId="77777777" w:rsidR="00E85404" w:rsidRDefault="00E85404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  <w:pPrChange w:id="68" w:author="Unknown" w:date="2022-05-19T12:28:00Z">
                <w:pPr>
                  <w:pStyle w:val="ListParagraph"/>
                  <w:numPr>
                    <w:numId w:val="6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Ketchup Bottle 1 L</w:t>
            </w:r>
          </w:p>
          <w:p w14:paraId="094874CD" w14:textId="622E2CA2" w:rsidR="00E85404" w:rsidRPr="000C01E7" w:rsidRDefault="00E85404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  <w:pPrChange w:id="69" w:author="Unknown" w:date="2022-05-19T12:28:00Z">
                <w:pPr/>
              </w:pPrChange>
            </w:pPr>
            <w:r w:rsidRPr="2FD52A96">
              <w:rPr>
                <w:lang w:val="en-US"/>
              </w:rPr>
              <w:t>Juice Carton 900 mL</w:t>
            </w:r>
          </w:p>
        </w:tc>
        <w:tc>
          <w:tcPr>
            <w:tcW w:w="2582" w:type="dxa"/>
          </w:tcPr>
          <w:p w14:paraId="13F1AD09" w14:textId="734ABB21" w:rsidR="00E85404" w:rsidRPr="00B71397" w:rsidRDefault="00B71397">
            <w:pPr>
              <w:rPr>
                <w:lang w:val="en-US"/>
              </w:rPr>
              <w:pPrChange w:id="70" w:author="Unknown" w:date="2022-05-19T16:54:00Z">
                <w:pPr>
                  <w:pStyle w:val="ListParagraph"/>
                  <w:numPr>
                    <w:numId w:val="6"/>
                  </w:numPr>
                  <w:ind w:hanging="360"/>
                </w:pPr>
              </w:pPrChange>
            </w:pPr>
            <w:ins w:id="71" w:author="Taz Oldaker" w:date="2022-05-19T16:54:00Z">
              <w:r>
                <w:rPr>
                  <w:noProof/>
                  <w:lang w:val="en-US"/>
                </w:rPr>
                <w:drawing>
                  <wp:inline distT="0" distB="0" distL="0" distR="0" wp14:anchorId="14F9DC9F" wp14:editId="7306111D">
                    <wp:extent cx="2591733" cy="1726748"/>
                    <wp:effectExtent l="0" t="5715" r="0" b="0"/>
                    <wp:docPr id="3" name="Picture 3" descr="A picture containing red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Picture 3" descr="A picture containing red&#10;&#10;Description automatically generated"/>
                            <pic:cNvPicPr/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566" r="16892"/>
                            <a:stretch/>
                          </pic:blipFill>
                          <pic:spPr bwMode="auto">
                            <a:xfrm rot="5400000">
                              <a:off x="0" y="0"/>
                              <a:ext cx="2660592" cy="17726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9C2F37" w14:paraId="3008D5AA" w14:textId="186572DE" w:rsidTr="00E85404">
        <w:tc>
          <w:tcPr>
            <w:tcW w:w="2080" w:type="dxa"/>
            <w:vAlign w:val="center"/>
          </w:tcPr>
          <w:p w14:paraId="3E4C3B5D" w14:textId="1D0C6870" w:rsidR="00E85404" w:rsidRDefault="00E85404" w:rsidP="007B68E4">
            <w:pPr>
              <w:rPr>
                <w:lang w:val="en-US"/>
              </w:rPr>
            </w:pPr>
            <w:r w:rsidRPr="2FD52A96">
              <w:rPr>
                <w:lang w:val="en-US"/>
              </w:rPr>
              <w:t>Bottle Opener 40</w:t>
            </w:r>
          </w:p>
        </w:tc>
        <w:tc>
          <w:tcPr>
            <w:tcW w:w="1423" w:type="dxa"/>
            <w:vAlign w:val="center"/>
          </w:tcPr>
          <w:p w14:paraId="0D8E442B" w14:textId="11DC660D" w:rsidR="00E85404" w:rsidRDefault="00E85404" w:rsidP="007B68E4">
            <w:pPr>
              <w:rPr>
                <w:lang w:val="en-US"/>
              </w:rPr>
            </w:pPr>
            <w:r w:rsidRPr="2FD52A96">
              <w:rPr>
                <w:lang w:val="en-US"/>
              </w:rPr>
              <w:t>38 – 41 mm</w:t>
            </w:r>
          </w:p>
        </w:tc>
        <w:tc>
          <w:tcPr>
            <w:tcW w:w="3265" w:type="dxa"/>
            <w:vAlign w:val="center"/>
          </w:tcPr>
          <w:p w14:paraId="494BC322" w14:textId="77777777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72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Sports Drink 591 mL</w:t>
            </w:r>
          </w:p>
          <w:p w14:paraId="66293CC9" w14:textId="1602CCF8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73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Sports Drink 950 mL</w:t>
            </w:r>
          </w:p>
          <w:p w14:paraId="61ACE146" w14:textId="6EE47379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74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Juice Bottle 473 mL</w:t>
            </w:r>
          </w:p>
          <w:p w14:paraId="1BE410C1" w14:textId="62691EA0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75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Iced Tea Bottle 473 mL</w:t>
            </w:r>
          </w:p>
          <w:p w14:paraId="7E4486F2" w14:textId="2A4ED692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76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Milk Bottle 473 mL</w:t>
            </w:r>
          </w:p>
          <w:p w14:paraId="6CA21A08" w14:textId="77777777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77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Milk Jug 2 L</w:t>
            </w:r>
          </w:p>
          <w:p w14:paraId="563258D0" w14:textId="77777777" w:rsidR="00E85404" w:rsidRDefault="00E85404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  <w:pPrChange w:id="78" w:author="Unknown" w:date="2022-05-19T12:28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Milk Jug 4 L</w:t>
            </w:r>
          </w:p>
          <w:p w14:paraId="25D9CFE2" w14:textId="0417D227" w:rsidR="00E85404" w:rsidRPr="0093299C" w:rsidRDefault="00E85404" w:rsidP="2FD52A96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2FD52A96">
              <w:rPr>
                <w:lang w:val="en-US"/>
              </w:rPr>
              <w:t>Kefir Bottle 1 L</w:t>
            </w:r>
          </w:p>
        </w:tc>
        <w:tc>
          <w:tcPr>
            <w:tcW w:w="2582" w:type="dxa"/>
          </w:tcPr>
          <w:p w14:paraId="3F00BC0D" w14:textId="77777777" w:rsidR="00B71397" w:rsidRDefault="00B71397" w:rsidP="00B71397">
            <w:pPr>
              <w:rPr>
                <w:ins w:id="79" w:author="Taz Oldaker" w:date="2022-05-19T16:54:00Z"/>
                <w:noProof/>
                <w:lang w:val="en-US"/>
              </w:rPr>
            </w:pPr>
          </w:p>
          <w:p w14:paraId="06F47A08" w14:textId="44E2771F" w:rsidR="00E85404" w:rsidRPr="00B71397" w:rsidRDefault="00B71397">
            <w:pPr>
              <w:rPr>
                <w:lang w:val="en-US"/>
              </w:rPr>
              <w:pPrChange w:id="80" w:author="Unknown" w:date="2022-05-19T16:54:00Z">
                <w:pPr>
                  <w:pStyle w:val="ListParagraph"/>
                  <w:numPr>
                    <w:numId w:val="7"/>
                  </w:numPr>
                  <w:ind w:hanging="360"/>
                </w:pPr>
              </w:pPrChange>
            </w:pPr>
            <w:ins w:id="81" w:author="Taz Oldaker" w:date="2022-05-19T16:54:00Z">
              <w:r>
                <w:rPr>
                  <w:noProof/>
                  <w:lang w:val="en-US"/>
                </w:rPr>
                <w:drawing>
                  <wp:inline distT="0" distB="0" distL="0" distR="0" wp14:anchorId="4D6DFA5B" wp14:editId="079CC1CC">
                    <wp:extent cx="1838454" cy="1624036"/>
                    <wp:effectExtent l="0" t="6985" r="2540" b="2540"/>
                    <wp:docPr id="4" name="Picture 4" descr="A picture containing light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Picture 4" descr="A picture containing light&#10;&#10;Description automatically generated"/>
                            <pic:cNvPicPr/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5564" r="23495"/>
                            <a:stretch/>
                          </pic:blipFill>
                          <pic:spPr bwMode="auto">
                            <a:xfrm rot="5400000">
                              <a:off x="0" y="0"/>
                              <a:ext cx="1878686" cy="1659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9C2F37" w14:paraId="611F3FDF" w14:textId="621416E8" w:rsidTr="00E85404">
        <w:tc>
          <w:tcPr>
            <w:tcW w:w="2080" w:type="dxa"/>
            <w:vAlign w:val="center"/>
          </w:tcPr>
          <w:p w14:paraId="3244B8B8" w14:textId="465116C2" w:rsidR="00E85404" w:rsidRDefault="00E85404">
            <w:pPr>
              <w:rPr>
                <w:lang w:val="en-US"/>
              </w:rPr>
              <w:pPrChange w:id="82" w:author="Unknown" w:date="2022-05-19T12:28:00Z">
                <w:pPr>
                  <w:jc w:val="center"/>
                </w:pPr>
              </w:pPrChange>
            </w:pPr>
            <w:r w:rsidRPr="2FD52A96">
              <w:rPr>
                <w:lang w:val="en-US"/>
              </w:rPr>
              <w:t>Bottle Opener 45</w:t>
            </w:r>
          </w:p>
        </w:tc>
        <w:tc>
          <w:tcPr>
            <w:tcW w:w="1423" w:type="dxa"/>
            <w:vAlign w:val="center"/>
          </w:tcPr>
          <w:p w14:paraId="116F4B21" w14:textId="669D86CD" w:rsidR="00E85404" w:rsidRDefault="00E85404">
            <w:pPr>
              <w:rPr>
                <w:lang w:val="en-US"/>
              </w:rPr>
              <w:pPrChange w:id="83" w:author="Unknown" w:date="2022-05-19T12:28:00Z">
                <w:pPr>
                  <w:jc w:val="center"/>
                </w:pPr>
              </w:pPrChange>
            </w:pPr>
            <w:r w:rsidRPr="2FD52A96">
              <w:rPr>
                <w:lang w:val="en-US"/>
              </w:rPr>
              <w:t>43 – 46 mm</w:t>
            </w:r>
          </w:p>
        </w:tc>
        <w:tc>
          <w:tcPr>
            <w:tcW w:w="3265" w:type="dxa"/>
            <w:vAlign w:val="center"/>
          </w:tcPr>
          <w:p w14:paraId="6B396844" w14:textId="77777777" w:rsidR="00E85404" w:rsidRPr="007B68E4" w:rsidRDefault="00E8540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  <w:pPrChange w:id="84" w:author="Unknown" w:date="2022-05-19T12:29:00Z">
                <w:pPr>
                  <w:pStyle w:val="ListParagraph"/>
                  <w:numPr>
                    <w:numId w:val="8"/>
                  </w:numPr>
                  <w:ind w:left="1440" w:hanging="360"/>
                </w:pPr>
              </w:pPrChange>
            </w:pPr>
            <w:r w:rsidRPr="2FD52A96">
              <w:rPr>
                <w:lang w:val="en-US"/>
              </w:rPr>
              <w:t>Juice Jug 1.46 L</w:t>
            </w:r>
          </w:p>
          <w:p w14:paraId="757F76C9" w14:textId="0D622A9A" w:rsidR="00E85404" w:rsidRPr="007B68E4" w:rsidRDefault="00E85404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  <w:pPrChange w:id="85" w:author="Unknown" w:date="2022-05-19T12:29:00Z">
                <w:pPr>
                  <w:pStyle w:val="ListParagraph"/>
                  <w:numPr>
                    <w:numId w:val="8"/>
                  </w:numPr>
                  <w:ind w:left="1440" w:hanging="360"/>
                </w:pPr>
              </w:pPrChange>
            </w:pPr>
            <w:r w:rsidRPr="2FD52A96">
              <w:rPr>
                <w:lang w:val="en-US"/>
              </w:rPr>
              <w:t>Juice Jug (Some Brands) 1.89 L</w:t>
            </w:r>
          </w:p>
          <w:p w14:paraId="75A1F41F" w14:textId="073240D4" w:rsidR="00E85404" w:rsidRPr="007B68E4" w:rsidRDefault="00E85404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  <w:pPrChange w:id="86" w:author="Unknown" w:date="2022-05-19T12:29:00Z">
                <w:pPr>
                  <w:pStyle w:val="ListParagraph"/>
                  <w:numPr>
                    <w:numId w:val="7"/>
                  </w:numPr>
                  <w:ind w:hanging="360"/>
                  <w:jc w:val="center"/>
                </w:pPr>
              </w:pPrChange>
            </w:pPr>
            <w:r w:rsidRPr="2FD52A96">
              <w:rPr>
                <w:lang w:val="en-US"/>
              </w:rPr>
              <w:t>Juice Jug 945 mL</w:t>
            </w:r>
          </w:p>
        </w:tc>
        <w:tc>
          <w:tcPr>
            <w:tcW w:w="2582" w:type="dxa"/>
          </w:tcPr>
          <w:p w14:paraId="7A3E917C" w14:textId="77777777" w:rsidR="00B71397" w:rsidRDefault="00B71397" w:rsidP="00B71397">
            <w:pPr>
              <w:rPr>
                <w:ins w:id="87" w:author="Taz Oldaker" w:date="2022-05-19T16:55:00Z"/>
                <w:noProof/>
                <w:lang w:val="en-US"/>
              </w:rPr>
            </w:pPr>
          </w:p>
          <w:p w14:paraId="37BFA99C" w14:textId="5E659629" w:rsidR="00E85404" w:rsidRPr="00B71397" w:rsidRDefault="00B71397">
            <w:pPr>
              <w:rPr>
                <w:lang w:val="en-US"/>
              </w:rPr>
              <w:pPrChange w:id="88" w:author="Unknown" w:date="2022-05-19T16:54:00Z">
                <w:pPr>
                  <w:pStyle w:val="ListParagraph"/>
                  <w:numPr>
                    <w:numId w:val="12"/>
                  </w:numPr>
                  <w:ind w:hanging="360"/>
                </w:pPr>
              </w:pPrChange>
            </w:pPr>
            <w:ins w:id="89" w:author="Taz Oldaker" w:date="2022-05-19T16:55:00Z">
              <w:r>
                <w:rPr>
                  <w:noProof/>
                  <w:lang w:val="en-US"/>
                </w:rPr>
                <w:drawing>
                  <wp:inline distT="0" distB="0" distL="0" distR="0" wp14:anchorId="2536C332" wp14:editId="6702417E">
                    <wp:extent cx="2555348" cy="1725767"/>
                    <wp:effectExtent l="0" t="4128" r="0" b="0"/>
                    <wp:docPr id="5" name="Picture 5" descr="A picture containing indoor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" name="Picture 5" descr="A picture containing indoor&#10;&#10;Description automatically generated"/>
                            <pic:cNvPicPr/>
                          </pic:nvPicPr>
                          <pic:blipFill rotWithShape="1"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082" r="18286"/>
                            <a:stretch/>
                          </pic:blipFill>
                          <pic:spPr bwMode="auto">
                            <a:xfrm rot="5400000">
                              <a:off x="0" y="0"/>
                              <a:ext cx="2592753" cy="175102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9C2F37" w14:paraId="52392E8F" w14:textId="1218E4B5" w:rsidTr="00E85404">
        <w:tc>
          <w:tcPr>
            <w:tcW w:w="2080" w:type="dxa"/>
            <w:vAlign w:val="center"/>
          </w:tcPr>
          <w:p w14:paraId="7DA67092" w14:textId="33F8E2BE" w:rsidR="00E85404" w:rsidRDefault="00E85404">
            <w:pPr>
              <w:rPr>
                <w:lang w:val="en-US"/>
              </w:rPr>
              <w:pPrChange w:id="90" w:author="Unknown" w:date="2022-05-19T12:28:00Z">
                <w:pPr>
                  <w:jc w:val="center"/>
                </w:pPr>
              </w:pPrChange>
            </w:pPr>
            <w:r w:rsidRPr="2FD52A96">
              <w:rPr>
                <w:lang w:val="en-US"/>
              </w:rPr>
              <w:t>Bottle Opener 50</w:t>
            </w:r>
          </w:p>
        </w:tc>
        <w:tc>
          <w:tcPr>
            <w:tcW w:w="1423" w:type="dxa"/>
            <w:vAlign w:val="center"/>
          </w:tcPr>
          <w:p w14:paraId="75398A58" w14:textId="17CA0F7C" w:rsidR="00E85404" w:rsidRDefault="00E85404">
            <w:pPr>
              <w:rPr>
                <w:lang w:val="en-US"/>
              </w:rPr>
              <w:pPrChange w:id="91" w:author="Unknown" w:date="2022-05-19T12:28:00Z">
                <w:pPr>
                  <w:jc w:val="center"/>
                </w:pPr>
              </w:pPrChange>
            </w:pPr>
            <w:r w:rsidRPr="2FD52A96">
              <w:rPr>
                <w:lang w:val="en-US"/>
              </w:rPr>
              <w:t>48 – 51 mm</w:t>
            </w:r>
          </w:p>
        </w:tc>
        <w:tc>
          <w:tcPr>
            <w:tcW w:w="3265" w:type="dxa"/>
            <w:vAlign w:val="center"/>
          </w:tcPr>
          <w:p w14:paraId="3B7D552B" w14:textId="4377F3AA" w:rsidR="00E85404" w:rsidRPr="007B68E4" w:rsidRDefault="00E8540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  <w:pPrChange w:id="92" w:author="Unknown" w:date="2022-05-19T12:29:00Z">
                <w:pPr>
                  <w:pStyle w:val="ListParagraph"/>
                  <w:numPr>
                    <w:numId w:val="8"/>
                  </w:numPr>
                  <w:ind w:left="1440" w:hanging="360"/>
                </w:pPr>
              </w:pPrChange>
            </w:pPr>
            <w:r w:rsidRPr="2FD52A96">
              <w:rPr>
                <w:lang w:val="en-US"/>
              </w:rPr>
              <w:t>3 L Juice Jug</w:t>
            </w:r>
          </w:p>
        </w:tc>
        <w:tc>
          <w:tcPr>
            <w:tcW w:w="2582" w:type="dxa"/>
          </w:tcPr>
          <w:p w14:paraId="458991FC" w14:textId="77777777" w:rsidR="00B71397" w:rsidRDefault="00B71397" w:rsidP="00B71397">
            <w:pPr>
              <w:rPr>
                <w:ins w:id="93" w:author="Taz Oldaker" w:date="2022-05-19T16:56:00Z"/>
                <w:noProof/>
                <w:lang w:val="en-US"/>
              </w:rPr>
            </w:pPr>
          </w:p>
          <w:p w14:paraId="600AAB6D" w14:textId="0B368499" w:rsidR="00E85404" w:rsidRPr="00B71397" w:rsidRDefault="00B71397">
            <w:pPr>
              <w:rPr>
                <w:lang w:val="en-US"/>
              </w:rPr>
              <w:pPrChange w:id="94" w:author="Unknown" w:date="2022-05-19T16:55:00Z">
                <w:pPr>
                  <w:pStyle w:val="ListParagraph"/>
                  <w:numPr>
                    <w:numId w:val="9"/>
                  </w:numPr>
                  <w:ind w:hanging="360"/>
                </w:pPr>
              </w:pPrChange>
            </w:pPr>
            <w:ins w:id="95" w:author="Taz Oldaker" w:date="2022-05-19T16:56:00Z">
              <w:r>
                <w:rPr>
                  <w:noProof/>
                  <w:lang w:val="en-US"/>
                </w:rPr>
                <w:lastRenderedPageBreak/>
                <w:drawing>
                  <wp:inline distT="0" distB="0" distL="0" distR="0" wp14:anchorId="0C35F7CA" wp14:editId="438668FE">
                    <wp:extent cx="2277624" cy="1465603"/>
                    <wp:effectExtent l="5715" t="0" r="0" b="0"/>
                    <wp:docPr id="7" name="Picture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" name="Picture 7"/>
                            <pic:cNvPicPr/>
                          </pic:nvPicPr>
                          <pic:blipFill rotWithShape="1">
                            <a:blip r:embed="rId20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1">
                                      <a14:imgEffect>
                                        <a14:brightnessContrast bright="-20000" contrast="4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1268" r="18800"/>
                            <a:stretch/>
                          </pic:blipFill>
                          <pic:spPr bwMode="auto">
                            <a:xfrm rot="5400000">
                              <a:off x="0" y="0"/>
                              <a:ext cx="2300154" cy="148010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5F04E9B9" w14:textId="77777777" w:rsidR="00530036" w:rsidRDefault="00530036" w:rsidP="00176DDA">
      <w:pPr>
        <w:rPr>
          <w:ins w:id="96" w:author="Taz Oldaker" w:date="2022-05-19T16:19:00Z"/>
          <w:lang w:val="en-US"/>
        </w:rPr>
      </w:pPr>
    </w:p>
    <w:p w14:paraId="51EB7CAC" w14:textId="77777777" w:rsidR="00DC689B" w:rsidRPr="000A38B1" w:rsidRDefault="00DC689B" w:rsidP="00DC689B">
      <w:pPr>
        <w:keepNext/>
        <w:keepLines/>
        <w:spacing w:before="40" w:after="0" w:line="259" w:lineRule="auto"/>
        <w:outlineLvl w:val="1"/>
        <w:rPr>
          <w:ins w:id="97" w:author="Taz Oldaker" w:date="2022-05-19T16:20:00Z"/>
          <w:rFonts w:asciiTheme="majorHAnsi" w:eastAsiaTheme="majorEastAsia" w:hAnsiTheme="majorHAnsi" w:cstheme="majorBidi"/>
          <w:b/>
          <w:bCs/>
          <w:color w:val="26225E" w:themeColor="accent1"/>
          <w:rPrChange w:id="98" w:author="Taz Oldaker" w:date="2022-05-19T16:20:00Z">
            <w:rPr>
              <w:ins w:id="99" w:author="Taz Oldaker" w:date="2022-05-19T16:20:00Z"/>
              <w:rFonts w:ascii="Calibri Light" w:eastAsia="Times New Roman" w:hAnsi="Calibri Light" w:cs="Times New Roman"/>
              <w:b/>
              <w:bCs/>
              <w:color w:val="26225E"/>
              <w:sz w:val="26"/>
              <w:szCs w:val="26"/>
            </w:rPr>
          </w:rPrChange>
        </w:rPr>
      </w:pPr>
      <w:ins w:id="100" w:author="Taz Oldaker" w:date="2022-05-19T16:20:00Z">
        <w:r w:rsidRPr="000A38B1">
          <w:rPr>
            <w:rFonts w:asciiTheme="majorHAnsi" w:eastAsiaTheme="majorEastAsia" w:hAnsiTheme="majorHAnsi" w:cstheme="majorBidi"/>
            <w:b/>
            <w:bCs/>
            <w:color w:val="26225E" w:themeColor="accent1"/>
            <w:rPrChange w:id="101" w:author="Taz Oldaker" w:date="2022-05-19T16:20:00Z">
              <w:rPr>
                <w:rFonts w:ascii="Calibri Light" w:eastAsia="Times New Roman" w:hAnsi="Calibri Light" w:cs="Times New Roman"/>
                <w:b/>
                <w:bCs/>
                <w:color w:val="26225E"/>
                <w:sz w:val="26"/>
                <w:szCs w:val="26"/>
              </w:rPr>
            </w:rPrChange>
          </w:rPr>
          <w:t>Sizing Helper Chart:</w:t>
        </w:r>
      </w:ins>
    </w:p>
    <w:p w14:paraId="521ABF6E" w14:textId="6CB27E5A" w:rsidR="00DC689B" w:rsidRPr="00DC689B" w:rsidRDefault="00DC689B" w:rsidP="00DC689B">
      <w:pPr>
        <w:spacing w:after="160" w:line="259" w:lineRule="auto"/>
        <w:rPr>
          <w:ins w:id="102" w:author="Taz Oldaker" w:date="2022-05-19T16:20:00Z"/>
          <w:rFonts w:ascii="Calibri" w:eastAsia="Calibri" w:hAnsi="Calibri" w:cs="Times New Roman"/>
        </w:rPr>
      </w:pPr>
      <w:ins w:id="103" w:author="Taz Oldaker" w:date="2022-05-19T16:20:00Z">
        <w:r w:rsidRPr="00DC689B">
          <w:rPr>
            <w:rFonts w:ascii="Calibri" w:eastAsia="Calibri" w:hAnsi="Calibri" w:cs="Times New Roman"/>
          </w:rPr>
          <w:t xml:space="preserve">A printable to-scale document is included to match </w:t>
        </w:r>
        <w:r w:rsidR="007B0BAE">
          <w:rPr>
            <w:rFonts w:ascii="Calibri" w:eastAsia="Calibri" w:hAnsi="Calibri" w:cs="Times New Roman"/>
          </w:rPr>
          <w:t>a specific cap size</w:t>
        </w:r>
        <w:r w:rsidRPr="00DC689B">
          <w:rPr>
            <w:rFonts w:ascii="Calibri" w:eastAsia="Calibri" w:hAnsi="Calibri" w:cs="Times New Roman"/>
          </w:rPr>
          <w:t xml:space="preserve"> to the appropriate bottle opener. To successfully print, check “actual size” in the print settings. Once the document is printed, a scale check line has been included to test if the document correctly printed to scale.</w:t>
        </w:r>
      </w:ins>
    </w:p>
    <w:p w14:paraId="009D8FF0" w14:textId="77777777" w:rsidR="007C4156" w:rsidRPr="00176DDA" w:rsidRDefault="007C4156" w:rsidP="00176DDA">
      <w:pPr>
        <w:rPr>
          <w:lang w:val="en-US"/>
        </w:rPr>
      </w:pPr>
    </w:p>
    <w:p w14:paraId="044440B5" w14:textId="2EBEB1DF" w:rsidR="00855181" w:rsidRDefault="00855181" w:rsidP="0054692D">
      <w:pPr>
        <w:pStyle w:val="Heading3"/>
      </w:pPr>
      <w:r>
        <w:t>Attribution</w:t>
      </w:r>
    </w:p>
    <w:p w14:paraId="4323CE27" w14:textId="7A86D415" w:rsidR="00ED054B" w:rsidRPr="00AB3582" w:rsidRDefault="00B31CD9" w:rsidP="00CC1B45">
      <w:pPr>
        <w:rPr>
          <w:lang w:val="en-US"/>
        </w:rPr>
      </w:pPr>
      <w:r>
        <w:rPr>
          <w:lang w:val="en-US"/>
        </w:rPr>
        <w:t>The original and modified version of this</w:t>
      </w:r>
      <w:r w:rsidR="00AB3582">
        <w:rPr>
          <w:lang w:val="en-US"/>
        </w:rPr>
        <w:t xml:space="preserve"> design, as well as the documentation,</w:t>
      </w:r>
      <w:r>
        <w:rPr>
          <w:lang w:val="en-US"/>
        </w:rPr>
        <w:t xml:space="preserve"> was created by Neil Squire / Makers Making Change.</w:t>
      </w:r>
    </w:p>
    <w:sectPr w:rsidR="00ED054B" w:rsidRPr="00AB3582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Jake McIvor" w:date="2022-05-18T14:08:00Z" w:initials="JM">
    <w:p w14:paraId="1DCBC609" w14:textId="723BA8B3" w:rsidR="000F5A19" w:rsidRDefault="000F5A19" w:rsidP="00963E51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"mailto:tazo@neilsquire.ca" </w:instrText>
      </w:r>
      <w:bookmarkStart w:id="7" w:name="_@_A7AA6FC2835D429AA542A8CD8B06F142Z"/>
      <w:r>
        <w:fldChar w:fldCharType="separate"/>
      </w:r>
      <w:bookmarkEnd w:id="7"/>
      <w:r w:rsidRPr="000F5A19">
        <w:rPr>
          <w:rStyle w:val="Mention"/>
          <w:noProof/>
        </w:rPr>
        <w:t>@Taz Oldaker</w:t>
      </w:r>
      <w:r>
        <w:fldChar w:fldCharType="end"/>
      </w:r>
      <w:r>
        <w:t xml:space="preserve"> To insert a non-breaking space, you can hold down the 'Alt' key and then type 255 on the numpad. This spaces the unit out from the value, but keeps them together.</w:t>
      </w:r>
    </w:p>
  </w:comment>
  <w:comment w:id="3" w:author="Taz Oldaker" w:date="2022-05-18T14:32:00Z" w:initials="TO">
    <w:p w14:paraId="0989EBAA" w14:textId="7290B7CC" w:rsidR="00733F3C" w:rsidRDefault="00733F3C">
      <w:pPr>
        <w:pStyle w:val="CommentText"/>
      </w:pPr>
      <w:r>
        <w:rPr>
          <w:rStyle w:val="CommentReference"/>
        </w:rPr>
        <w:annotationRef/>
      </w:r>
      <w:r>
        <w:t>Done! Thanks</w:t>
      </w:r>
    </w:p>
  </w:comment>
  <w:comment w:id="8" w:author="Jake McIvor" w:date="2022-05-18T14:07:00Z" w:initials="JM">
    <w:p w14:paraId="5BF98497" w14:textId="2D790204" w:rsidR="001E2322" w:rsidRDefault="001E2322" w:rsidP="00963E51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"mailto:tazo@neilsquire.ca" </w:instrText>
      </w:r>
      <w:bookmarkStart w:id="9" w:name="_@_2FB0744E47F24062A87D464B47901082Z"/>
      <w:r>
        <w:fldChar w:fldCharType="separate"/>
      </w:r>
      <w:bookmarkEnd w:id="9"/>
      <w:r w:rsidRPr="001E2322">
        <w:rPr>
          <w:rStyle w:val="Mention"/>
          <w:noProof/>
        </w:rPr>
        <w:t>@Taz Oldaker</w:t>
      </w:r>
      <w:r>
        <w:fldChar w:fldCharType="end"/>
      </w:r>
      <w:r>
        <w:t xml:space="preserve"> Can you modify so that if talks about both the standard and large versions?</w:t>
      </w:r>
    </w:p>
  </w:comment>
  <w:comment w:id="20" w:author="Jake McIvor" w:date="2022-05-19T14:02:00Z" w:initials="JM">
    <w:p w14:paraId="00B0763D" w14:textId="3001595F" w:rsidR="2FD52A96" w:rsidRDefault="2FD52A96">
      <w:pPr>
        <w:pStyle w:val="CommentText"/>
      </w:pPr>
      <w:r>
        <w:t>I like this. Useful for not only those experiencing arthritis.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DCBC609" w15:done="1"/>
  <w15:commentEx w15:paraId="0989EBAA" w15:paraIdParent="1DCBC609" w15:done="1"/>
  <w15:commentEx w15:paraId="5BF98497" w15:done="1"/>
  <w15:commentEx w15:paraId="00B0763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F8A85" w16cex:dateUtc="2022-05-18T21:08:00Z"/>
  <w16cex:commentExtensible w16cex:durableId="262F81F1" w16cex:dateUtc="2022-05-18T21:32:00Z"/>
  <w16cex:commentExtensible w16cex:durableId="262F8A3C" w16cex:dateUtc="2022-05-18T21:07:00Z"/>
  <w16cex:commentExtensible w16cex:durableId="1F2E8C48" w16cex:dateUtc="2022-05-19T20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CBC609" w16cid:durableId="262F8A85"/>
  <w16cid:commentId w16cid:paraId="0989EBAA" w16cid:durableId="262F81F1"/>
  <w16cid:commentId w16cid:paraId="5BF98497" w16cid:durableId="262F8A3C"/>
  <w16cid:commentId w16cid:paraId="00B0763D" w16cid:durableId="1F2E8C4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D91EF" w14:textId="77777777" w:rsidR="003757D8" w:rsidRDefault="003757D8">
      <w:pPr>
        <w:spacing w:after="0" w:line="240" w:lineRule="auto"/>
      </w:pPr>
      <w:r>
        <w:separator/>
      </w:r>
    </w:p>
  </w:endnote>
  <w:endnote w:type="continuationSeparator" w:id="0">
    <w:p w14:paraId="0B16CC74" w14:textId="77777777" w:rsidR="003757D8" w:rsidRDefault="003757D8">
      <w:pPr>
        <w:spacing w:after="0" w:line="240" w:lineRule="auto"/>
      </w:pPr>
      <w:r>
        <w:continuationSeparator/>
      </w:r>
    </w:p>
  </w:endnote>
  <w:endnote w:type="continuationNotice" w:id="1">
    <w:p w14:paraId="2CF9A64F" w14:textId="77777777" w:rsidR="003757D8" w:rsidRDefault="003757D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CDB53" w14:textId="77777777" w:rsidR="00D77B0D" w:rsidRDefault="00ED054B" w:rsidP="00ED054B">
    <w:pPr>
      <w:pStyle w:val="Header"/>
      <w:rPr>
        <w:ins w:id="105" w:author="Taz Oldaker" w:date="2022-05-18T14:55:00Z"/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2331FF83" wp14:editId="05CBD432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CC1B45">
      <w:rPr>
        <w:color w:val="404040" w:themeColor="text1" w:themeTint="BF"/>
        <w:sz w:val="16"/>
        <w:szCs w:val="16"/>
      </w:rPr>
      <w:t>© 202</w:t>
    </w:r>
    <w:r w:rsidR="00CF5DEC" w:rsidRPr="00CC1B45">
      <w:rPr>
        <w:color w:val="404040" w:themeColor="text1" w:themeTint="BF"/>
        <w:sz w:val="16"/>
        <w:szCs w:val="16"/>
      </w:rPr>
      <w:t>2</w:t>
    </w:r>
    <w:r w:rsidRPr="00CC1B45">
      <w:rPr>
        <w:color w:val="404040" w:themeColor="text1" w:themeTint="BF"/>
        <w:sz w:val="16"/>
        <w:szCs w:val="16"/>
      </w:rPr>
      <w:t xml:space="preserve"> by </w:t>
    </w:r>
    <w:ins w:id="106" w:author="Jake McIvor" w:date="2022-05-18T15:06:00Z">
      <w:r w:rsidR="006A2FB3">
        <w:rPr>
          <w:color w:val="404040" w:themeColor="text1" w:themeTint="BF"/>
          <w:sz w:val="16"/>
          <w:szCs w:val="16"/>
        </w:rPr>
        <w:t>Neil Squire / Makers</w:t>
      </w:r>
    </w:ins>
    <w:ins w:id="107" w:author="Jake McIvor" w:date="2022-05-18T15:07:00Z">
      <w:r w:rsidR="006A2FB3">
        <w:rPr>
          <w:color w:val="404040" w:themeColor="text1" w:themeTint="BF"/>
          <w:sz w:val="16"/>
          <w:szCs w:val="16"/>
        </w:rPr>
        <w:t xml:space="preserve"> Making Change</w:t>
      </w:r>
    </w:ins>
    <w:del w:id="108" w:author="Jake McIvor" w:date="2022-05-18T15:07:00Z">
      <w:r w:rsidRPr="00CC1B45" w:rsidDel="006A2FB3">
        <w:rPr>
          <w:color w:val="404040" w:themeColor="text1" w:themeTint="BF"/>
          <w:sz w:val="16"/>
          <w:szCs w:val="16"/>
        </w:rPr>
        <w:delText>&lt;Author&gt;</w:delText>
      </w:r>
    </w:del>
    <w:r w:rsidRPr="00CC1B45">
      <w:rPr>
        <w:color w:val="404040" w:themeColor="text1" w:themeTint="BF"/>
        <w:sz w:val="16"/>
        <w:szCs w:val="16"/>
      </w:rPr>
      <w:t xml:space="preserve">. </w:t>
    </w:r>
    <w:r w:rsidRPr="00CC1B45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2">
      <w:r w:rsidRPr="00CC1B45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CC1B45">
        <w:rPr>
          <w:color w:val="404040" w:themeColor="text1" w:themeTint="BF"/>
        </w:rPr>
        <w:br/>
      </w:r>
    </w:hyperlink>
    <w:r w:rsidRPr="00CC1B45">
      <w:rPr>
        <w:color w:val="404040" w:themeColor="text1" w:themeTint="BF"/>
        <w:sz w:val="16"/>
        <w:szCs w:val="16"/>
      </w:rPr>
      <w:t xml:space="preserve">Files available at </w:t>
    </w:r>
    <w:ins w:id="109" w:author="Taz Oldaker" w:date="2022-05-18T14:36:00Z">
      <w:r w:rsidR="00667C6C">
        <w:rPr>
          <w:color w:val="404040" w:themeColor="text1" w:themeTint="BF"/>
          <w:sz w:val="16"/>
          <w:szCs w:val="16"/>
        </w:rPr>
        <w:fldChar w:fldCharType="begin"/>
      </w:r>
      <w:r w:rsidR="00667C6C">
        <w:rPr>
          <w:color w:val="404040" w:themeColor="text1" w:themeTint="BF"/>
          <w:sz w:val="16"/>
          <w:szCs w:val="16"/>
        </w:rPr>
        <w:instrText xml:space="preserve"> HYPERLINK "https://makersmakingchange.com/project/bottle-opener/" </w:instrText>
      </w:r>
      <w:r w:rsidR="00667C6C">
        <w:rPr>
          <w:color w:val="404040" w:themeColor="text1" w:themeTint="BF"/>
          <w:sz w:val="16"/>
          <w:szCs w:val="16"/>
        </w:rPr>
        <w:fldChar w:fldCharType="separate"/>
      </w:r>
      <w:r w:rsidR="001E2322" w:rsidRPr="00667C6C">
        <w:rPr>
          <w:rStyle w:val="Hyperlink"/>
          <w:sz w:val="16"/>
          <w:szCs w:val="16"/>
        </w:rPr>
        <w:t>https://makersmakingchange.com/project/bottle-opener/</w:t>
      </w:r>
      <w:r w:rsidR="00667C6C">
        <w:rPr>
          <w:color w:val="404040" w:themeColor="text1" w:themeTint="BF"/>
          <w:sz w:val="16"/>
          <w:szCs w:val="16"/>
        </w:rPr>
        <w:fldChar w:fldCharType="end"/>
      </w:r>
    </w:ins>
  </w:p>
  <w:p w14:paraId="241DB83F" w14:textId="59BCF055" w:rsidR="00ED054B" w:rsidRPr="00F20D1F" w:rsidRDefault="00ED054B" w:rsidP="00ED054B">
    <w:pPr>
      <w:pStyle w:val="Header"/>
      <w:rPr>
        <w:color w:val="808080" w:themeColor="background1" w:themeShade="80"/>
        <w:sz w:val="16"/>
        <w:szCs w:val="16"/>
      </w:rPr>
    </w:pPr>
    <w:del w:id="110" w:author="Jake McIvor" w:date="2022-05-18T15:07:00Z">
      <w:r w:rsidRPr="00CC1B45" w:rsidDel="001E2322">
        <w:rPr>
          <w:color w:val="404040" w:themeColor="text1" w:themeTint="BF"/>
          <w:sz w:val="16"/>
          <w:szCs w:val="16"/>
        </w:rPr>
        <w:delText>&lt;Replace with MMC Library Link&gt;</w:delText>
      </w:r>
      <w:r w:rsidRPr="00CC1B45" w:rsidDel="001E2322">
        <w:rPr>
          <w:color w:val="404040" w:themeColor="text1" w:themeTint="BF"/>
          <w:sz w:val="18"/>
          <w:szCs w:val="18"/>
        </w:rPr>
        <w:delText xml:space="preserve"> </w:delText>
      </w:r>
    </w:del>
    <w:r w:rsidRPr="00CC1B45">
      <w:rPr>
        <w:color w:val="404040" w:themeColor="text1" w:themeTint="BF"/>
      </w:rPr>
      <w:tab/>
    </w:r>
    <w:r w:rsidRPr="00CC1B45">
      <w:rPr>
        <w:color w:val="404040" w:themeColor="text1" w:themeTint="BF"/>
      </w:rPr>
      <w:tab/>
    </w:r>
    <w:r w:rsidRPr="00CC1B45">
      <w:rPr>
        <w:color w:val="404040" w:themeColor="text1" w:themeTint="BF"/>
        <w:sz w:val="16"/>
        <w:szCs w:val="16"/>
      </w:rPr>
      <w:t xml:space="preserve">Page </w:t>
    </w:r>
    <w:r w:rsidRPr="00CC1B45">
      <w:rPr>
        <w:b/>
        <w:bCs/>
        <w:color w:val="404040" w:themeColor="text1" w:themeTint="BF"/>
        <w:sz w:val="16"/>
        <w:szCs w:val="16"/>
      </w:rPr>
      <w:fldChar w:fldCharType="begin"/>
    </w:r>
    <w:r w:rsidRPr="00CC1B45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CC1B45">
      <w:rPr>
        <w:b/>
        <w:bCs/>
        <w:color w:val="404040" w:themeColor="text1" w:themeTint="BF"/>
        <w:sz w:val="16"/>
        <w:szCs w:val="16"/>
      </w:rPr>
      <w:fldChar w:fldCharType="separate"/>
    </w:r>
    <w:r w:rsidRPr="00CC1B45">
      <w:rPr>
        <w:b/>
        <w:bCs/>
        <w:color w:val="404040" w:themeColor="text1" w:themeTint="BF"/>
        <w:sz w:val="16"/>
        <w:szCs w:val="16"/>
      </w:rPr>
      <w:t>1</w:t>
    </w:r>
    <w:r w:rsidRPr="00CC1B45">
      <w:rPr>
        <w:b/>
        <w:bCs/>
        <w:color w:val="404040" w:themeColor="text1" w:themeTint="BF"/>
        <w:sz w:val="16"/>
        <w:szCs w:val="16"/>
      </w:rPr>
      <w:fldChar w:fldCharType="end"/>
    </w:r>
    <w:r w:rsidRPr="00CC1B45">
      <w:rPr>
        <w:color w:val="404040" w:themeColor="text1" w:themeTint="BF"/>
        <w:sz w:val="16"/>
        <w:szCs w:val="16"/>
      </w:rPr>
      <w:t xml:space="preserve"> of </w:t>
    </w:r>
    <w:r w:rsidRPr="00CC1B45">
      <w:rPr>
        <w:b/>
        <w:bCs/>
        <w:color w:val="404040" w:themeColor="text1" w:themeTint="BF"/>
        <w:sz w:val="16"/>
        <w:szCs w:val="16"/>
      </w:rPr>
      <w:fldChar w:fldCharType="begin"/>
    </w:r>
    <w:r w:rsidRPr="00CC1B45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CC1B45">
      <w:rPr>
        <w:b/>
        <w:bCs/>
        <w:color w:val="404040" w:themeColor="text1" w:themeTint="BF"/>
        <w:sz w:val="16"/>
        <w:szCs w:val="16"/>
      </w:rPr>
      <w:fldChar w:fldCharType="separate"/>
    </w:r>
    <w:r w:rsidRPr="00CC1B45">
      <w:rPr>
        <w:b/>
        <w:bCs/>
        <w:color w:val="404040" w:themeColor="text1" w:themeTint="BF"/>
        <w:sz w:val="16"/>
        <w:szCs w:val="16"/>
      </w:rPr>
      <w:t>2</w:t>
    </w:r>
    <w:r w:rsidRPr="00CC1B45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04FDE" w14:textId="77777777" w:rsidR="003757D8" w:rsidRDefault="003757D8">
      <w:pPr>
        <w:spacing w:after="0" w:line="240" w:lineRule="auto"/>
      </w:pPr>
      <w:r>
        <w:separator/>
      </w:r>
    </w:p>
  </w:footnote>
  <w:footnote w:type="continuationSeparator" w:id="0">
    <w:p w14:paraId="43D8240A" w14:textId="77777777" w:rsidR="003757D8" w:rsidRDefault="003757D8">
      <w:pPr>
        <w:spacing w:after="0" w:line="240" w:lineRule="auto"/>
      </w:pPr>
      <w:r>
        <w:continuationSeparator/>
      </w:r>
    </w:p>
  </w:footnote>
  <w:footnote w:type="continuationNotice" w:id="1">
    <w:p w14:paraId="4551DB6E" w14:textId="77777777" w:rsidR="003757D8" w:rsidRDefault="003757D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3640B" w14:textId="5F7D8150" w:rsidR="00B53272" w:rsidRPr="00E9140B" w:rsidRDefault="00EC254C" w:rsidP="00B53272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>
      <w:rPr>
        <w:b/>
        <w:bCs/>
        <w:color w:val="646464"/>
        <w:sz w:val="16"/>
        <w:szCs w:val="16"/>
      </w:rPr>
      <w:t>V1.0</w:t>
    </w:r>
    <w:r w:rsidR="00B53272" w:rsidRPr="00E9140B">
      <w:rPr>
        <w:b/>
        <w:bCs/>
        <w:color w:val="646464"/>
        <w:sz w:val="16"/>
        <w:szCs w:val="16"/>
      </w:rPr>
      <w:t xml:space="preserve"> | </w:t>
    </w:r>
    <w:r>
      <w:rPr>
        <w:b/>
        <w:bCs/>
        <w:color w:val="646464"/>
        <w:sz w:val="16"/>
        <w:szCs w:val="16"/>
      </w:rPr>
      <w:t>May 2022</w:t>
    </w:r>
  </w:p>
  <w:p w14:paraId="7911D21C" w14:textId="71F05F8A" w:rsidR="00B53272" w:rsidRPr="00927929" w:rsidRDefault="00B53272" w:rsidP="00B53272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608F5A7C" wp14:editId="2D2B6B35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del w:id="104" w:author="Taz Oldaker" w:date="2022-05-19T13:36:00Z">
      <w:r w:rsidR="00EC254C" w:rsidDel="00963E51">
        <w:rPr>
          <w:rFonts w:ascii="Roboto" w:hAnsi="Roboto"/>
          <w:b/>
          <w:bCs/>
          <w:color w:val="646464"/>
          <w:sz w:val="36"/>
          <w:szCs w:val="36"/>
        </w:rPr>
        <w:delText xml:space="preserve">Large </w:delText>
      </w:r>
    </w:del>
    <w:r w:rsidR="00EC254C">
      <w:rPr>
        <w:rFonts w:ascii="Roboto" w:hAnsi="Roboto"/>
        <w:b/>
        <w:bCs/>
        <w:color w:val="646464"/>
        <w:sz w:val="36"/>
        <w:szCs w:val="36"/>
      </w:rPr>
      <w:t>Bottle Opener</w:t>
    </w:r>
  </w:p>
  <w:p w14:paraId="3BB66D64" w14:textId="63F5D403" w:rsidR="00B53272" w:rsidRDefault="00ED054B" w:rsidP="00B53272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Summary</w:t>
    </w:r>
  </w:p>
  <w:p w14:paraId="75B97FD6" w14:textId="5C815550" w:rsidR="0C383A7F" w:rsidRDefault="0C383A7F" w:rsidP="0C383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515B5"/>
    <w:multiLevelType w:val="hybridMultilevel"/>
    <w:tmpl w:val="F30E180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6935163"/>
    <w:multiLevelType w:val="hybridMultilevel"/>
    <w:tmpl w:val="7F229B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540F6"/>
    <w:multiLevelType w:val="hybridMultilevel"/>
    <w:tmpl w:val="BDF033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D2A91"/>
    <w:multiLevelType w:val="hybridMultilevel"/>
    <w:tmpl w:val="F5ECF2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AB95BD2"/>
    <w:multiLevelType w:val="hybridMultilevel"/>
    <w:tmpl w:val="96BAC1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FF6A43"/>
    <w:multiLevelType w:val="hybridMultilevel"/>
    <w:tmpl w:val="D990EAFE"/>
    <w:lvl w:ilvl="0" w:tplc="2B4EC87C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971A71"/>
    <w:multiLevelType w:val="hybridMultilevel"/>
    <w:tmpl w:val="20CC91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AB1624"/>
    <w:multiLevelType w:val="hybridMultilevel"/>
    <w:tmpl w:val="1BBEB1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437453"/>
    <w:multiLevelType w:val="hybridMultilevel"/>
    <w:tmpl w:val="B782929A"/>
    <w:lvl w:ilvl="0" w:tplc="2B4EC87C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FD65EB1"/>
    <w:multiLevelType w:val="hybridMultilevel"/>
    <w:tmpl w:val="F32446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D96EAF"/>
    <w:multiLevelType w:val="hybridMultilevel"/>
    <w:tmpl w:val="E55CA60C"/>
    <w:lvl w:ilvl="0" w:tplc="2B4EC87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1" w15:restartNumberingAfterBreak="0">
    <w:nsid w:val="6D3013AC"/>
    <w:multiLevelType w:val="hybridMultilevel"/>
    <w:tmpl w:val="C5FCFC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9660196">
    <w:abstractNumId w:val="8"/>
  </w:num>
  <w:num w:numId="2" w16cid:durableId="527523124">
    <w:abstractNumId w:val="5"/>
  </w:num>
  <w:num w:numId="3" w16cid:durableId="734619927">
    <w:abstractNumId w:val="10"/>
  </w:num>
  <w:num w:numId="4" w16cid:durableId="861161983">
    <w:abstractNumId w:val="3"/>
  </w:num>
  <w:num w:numId="5" w16cid:durableId="2097357730">
    <w:abstractNumId w:val="1"/>
  </w:num>
  <w:num w:numId="6" w16cid:durableId="1458253685">
    <w:abstractNumId w:val="9"/>
  </w:num>
  <w:num w:numId="7" w16cid:durableId="1586767853">
    <w:abstractNumId w:val="7"/>
  </w:num>
  <w:num w:numId="8" w16cid:durableId="1113288644">
    <w:abstractNumId w:val="0"/>
  </w:num>
  <w:num w:numId="9" w16cid:durableId="1664090196">
    <w:abstractNumId w:val="6"/>
  </w:num>
  <w:num w:numId="10" w16cid:durableId="204369217">
    <w:abstractNumId w:val="2"/>
  </w:num>
  <w:num w:numId="11" w16cid:durableId="1265074022">
    <w:abstractNumId w:val="4"/>
  </w:num>
  <w:num w:numId="12" w16cid:durableId="442071651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ke McIvor">
    <w15:presenceInfo w15:providerId="AD" w15:userId="S::jakem@neilsquire.ca::c3c242b1-f826-489d-bea1-8158f71f38d2"/>
  </w15:person>
  <w15:person w15:author="Taz Oldaker">
    <w15:presenceInfo w15:providerId="AD" w15:userId="S::tazo@neilsquire.ca::df7743fa-3a70-4ee1-9131-f7f4c9dacd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181"/>
    <w:rsid w:val="000065F5"/>
    <w:rsid w:val="00030D49"/>
    <w:rsid w:val="00034995"/>
    <w:rsid w:val="00043561"/>
    <w:rsid w:val="000647A4"/>
    <w:rsid w:val="000656FE"/>
    <w:rsid w:val="000A38B1"/>
    <w:rsid w:val="000C01E7"/>
    <w:rsid w:val="000F4A67"/>
    <w:rsid w:val="000F5A19"/>
    <w:rsid w:val="00104B95"/>
    <w:rsid w:val="001053E1"/>
    <w:rsid w:val="00116004"/>
    <w:rsid w:val="00116441"/>
    <w:rsid w:val="0012621F"/>
    <w:rsid w:val="00134900"/>
    <w:rsid w:val="00142EAF"/>
    <w:rsid w:val="001466E5"/>
    <w:rsid w:val="00176DDA"/>
    <w:rsid w:val="00181E51"/>
    <w:rsid w:val="00196550"/>
    <w:rsid w:val="001E2322"/>
    <w:rsid w:val="001E719C"/>
    <w:rsid w:val="001F214E"/>
    <w:rsid w:val="00212066"/>
    <w:rsid w:val="002120FE"/>
    <w:rsid w:val="00234ECA"/>
    <w:rsid w:val="0023549C"/>
    <w:rsid w:val="00245523"/>
    <w:rsid w:val="0026269A"/>
    <w:rsid w:val="00274652"/>
    <w:rsid w:val="00290FEC"/>
    <w:rsid w:val="002A24F8"/>
    <w:rsid w:val="00304ECD"/>
    <w:rsid w:val="003279EA"/>
    <w:rsid w:val="003556D5"/>
    <w:rsid w:val="00363484"/>
    <w:rsid w:val="003757D8"/>
    <w:rsid w:val="00376B5B"/>
    <w:rsid w:val="00381ED5"/>
    <w:rsid w:val="003C2B9F"/>
    <w:rsid w:val="004176BF"/>
    <w:rsid w:val="00422FEF"/>
    <w:rsid w:val="004631BF"/>
    <w:rsid w:val="00473054"/>
    <w:rsid w:val="00480D25"/>
    <w:rsid w:val="00492AA8"/>
    <w:rsid w:val="004938BD"/>
    <w:rsid w:val="00496CEB"/>
    <w:rsid w:val="004D7803"/>
    <w:rsid w:val="004F139A"/>
    <w:rsid w:val="00506608"/>
    <w:rsid w:val="005140C9"/>
    <w:rsid w:val="00530036"/>
    <w:rsid w:val="0054692D"/>
    <w:rsid w:val="00572FD3"/>
    <w:rsid w:val="0058254B"/>
    <w:rsid w:val="005974B4"/>
    <w:rsid w:val="005D0665"/>
    <w:rsid w:val="005D2B1F"/>
    <w:rsid w:val="005D7C26"/>
    <w:rsid w:val="005E30BA"/>
    <w:rsid w:val="005E52F9"/>
    <w:rsid w:val="005F4BA7"/>
    <w:rsid w:val="005F6C07"/>
    <w:rsid w:val="00660DDE"/>
    <w:rsid w:val="006624E8"/>
    <w:rsid w:val="006674FB"/>
    <w:rsid w:val="00667C6C"/>
    <w:rsid w:val="006A2FB3"/>
    <w:rsid w:val="006E08C4"/>
    <w:rsid w:val="006E7488"/>
    <w:rsid w:val="006F2538"/>
    <w:rsid w:val="00711DA3"/>
    <w:rsid w:val="007216DE"/>
    <w:rsid w:val="00733F3C"/>
    <w:rsid w:val="007467F1"/>
    <w:rsid w:val="00753C9A"/>
    <w:rsid w:val="00760A99"/>
    <w:rsid w:val="00776019"/>
    <w:rsid w:val="007800F4"/>
    <w:rsid w:val="007B0BAE"/>
    <w:rsid w:val="007B68E4"/>
    <w:rsid w:val="007C4156"/>
    <w:rsid w:val="007D30EA"/>
    <w:rsid w:val="007D7351"/>
    <w:rsid w:val="007F67D9"/>
    <w:rsid w:val="00835F73"/>
    <w:rsid w:val="00837736"/>
    <w:rsid w:val="00846434"/>
    <w:rsid w:val="008472EC"/>
    <w:rsid w:val="00855181"/>
    <w:rsid w:val="0087349A"/>
    <w:rsid w:val="0088040B"/>
    <w:rsid w:val="008A1126"/>
    <w:rsid w:val="008C3192"/>
    <w:rsid w:val="008C50FE"/>
    <w:rsid w:val="008E69D4"/>
    <w:rsid w:val="009014AB"/>
    <w:rsid w:val="00905812"/>
    <w:rsid w:val="009104C4"/>
    <w:rsid w:val="009105AF"/>
    <w:rsid w:val="0091200E"/>
    <w:rsid w:val="00917878"/>
    <w:rsid w:val="00930630"/>
    <w:rsid w:val="0093299C"/>
    <w:rsid w:val="00945A98"/>
    <w:rsid w:val="00963E51"/>
    <w:rsid w:val="009659AC"/>
    <w:rsid w:val="009C2F37"/>
    <w:rsid w:val="009E3552"/>
    <w:rsid w:val="009F74D7"/>
    <w:rsid w:val="00A0200E"/>
    <w:rsid w:val="00A230BE"/>
    <w:rsid w:val="00A27EDE"/>
    <w:rsid w:val="00A46155"/>
    <w:rsid w:val="00A4660C"/>
    <w:rsid w:val="00A743D1"/>
    <w:rsid w:val="00A9397F"/>
    <w:rsid w:val="00AB3582"/>
    <w:rsid w:val="00AC06A6"/>
    <w:rsid w:val="00AD13CB"/>
    <w:rsid w:val="00B05E01"/>
    <w:rsid w:val="00B1792E"/>
    <w:rsid w:val="00B24126"/>
    <w:rsid w:val="00B31CD9"/>
    <w:rsid w:val="00B53272"/>
    <w:rsid w:val="00B71397"/>
    <w:rsid w:val="00B76EA1"/>
    <w:rsid w:val="00B85356"/>
    <w:rsid w:val="00BB1434"/>
    <w:rsid w:val="00BB2341"/>
    <w:rsid w:val="00BB461C"/>
    <w:rsid w:val="00BC144C"/>
    <w:rsid w:val="00BC6559"/>
    <w:rsid w:val="00BE5DC6"/>
    <w:rsid w:val="00BE77ED"/>
    <w:rsid w:val="00C02AC8"/>
    <w:rsid w:val="00C23BF9"/>
    <w:rsid w:val="00C44259"/>
    <w:rsid w:val="00C62AAA"/>
    <w:rsid w:val="00C872BB"/>
    <w:rsid w:val="00CB121D"/>
    <w:rsid w:val="00CC1B45"/>
    <w:rsid w:val="00CC61F0"/>
    <w:rsid w:val="00CD3E21"/>
    <w:rsid w:val="00CE0586"/>
    <w:rsid w:val="00CF5DEC"/>
    <w:rsid w:val="00CF6D28"/>
    <w:rsid w:val="00D014D7"/>
    <w:rsid w:val="00D1621B"/>
    <w:rsid w:val="00D366B6"/>
    <w:rsid w:val="00D61BA2"/>
    <w:rsid w:val="00D70396"/>
    <w:rsid w:val="00D72C2D"/>
    <w:rsid w:val="00D72E39"/>
    <w:rsid w:val="00D77B0D"/>
    <w:rsid w:val="00D90370"/>
    <w:rsid w:val="00D93722"/>
    <w:rsid w:val="00DA27F9"/>
    <w:rsid w:val="00DB7B32"/>
    <w:rsid w:val="00DC689B"/>
    <w:rsid w:val="00DE3AE2"/>
    <w:rsid w:val="00DE46B4"/>
    <w:rsid w:val="00DF1C60"/>
    <w:rsid w:val="00E07712"/>
    <w:rsid w:val="00E131CA"/>
    <w:rsid w:val="00E17E61"/>
    <w:rsid w:val="00E85404"/>
    <w:rsid w:val="00E902F6"/>
    <w:rsid w:val="00EC254C"/>
    <w:rsid w:val="00ED054B"/>
    <w:rsid w:val="00EE30A2"/>
    <w:rsid w:val="00F017BC"/>
    <w:rsid w:val="00F073C7"/>
    <w:rsid w:val="00F2087D"/>
    <w:rsid w:val="00F267B0"/>
    <w:rsid w:val="00F525DF"/>
    <w:rsid w:val="00FE0D2E"/>
    <w:rsid w:val="00FE4F68"/>
    <w:rsid w:val="0224DE19"/>
    <w:rsid w:val="02EEC73F"/>
    <w:rsid w:val="0441D64C"/>
    <w:rsid w:val="07F8D705"/>
    <w:rsid w:val="0C383A7F"/>
    <w:rsid w:val="110D6D7D"/>
    <w:rsid w:val="16AF7066"/>
    <w:rsid w:val="1C012AAF"/>
    <w:rsid w:val="1CCFAD2D"/>
    <w:rsid w:val="26D492C8"/>
    <w:rsid w:val="26DB14BC"/>
    <w:rsid w:val="29C7D171"/>
    <w:rsid w:val="2BBF0DA2"/>
    <w:rsid w:val="2E657E21"/>
    <w:rsid w:val="2FD52A96"/>
    <w:rsid w:val="3730CF87"/>
    <w:rsid w:val="37E96C08"/>
    <w:rsid w:val="3F7F98A4"/>
    <w:rsid w:val="45995A19"/>
    <w:rsid w:val="4705CAC2"/>
    <w:rsid w:val="488B9C2A"/>
    <w:rsid w:val="4E66B3A2"/>
    <w:rsid w:val="4EF093C8"/>
    <w:rsid w:val="4F8C2E78"/>
    <w:rsid w:val="548B7D70"/>
    <w:rsid w:val="5C26ACED"/>
    <w:rsid w:val="5F151135"/>
    <w:rsid w:val="61FD1132"/>
    <w:rsid w:val="65A5EE86"/>
    <w:rsid w:val="67C0EC6E"/>
    <w:rsid w:val="690D01F7"/>
    <w:rsid w:val="6A6EEAE8"/>
    <w:rsid w:val="6D410F7B"/>
    <w:rsid w:val="70CF11C6"/>
    <w:rsid w:val="712E9F51"/>
    <w:rsid w:val="7F6EA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7E4A9"/>
  <w15:chartTrackingRefBased/>
  <w15:docId w15:val="{DEC0956E-BD55-4CB9-94B8-39178C128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39A"/>
  </w:style>
  <w:style w:type="paragraph" w:styleId="Heading1">
    <w:name w:val="heading 1"/>
    <w:basedOn w:val="Normal"/>
    <w:next w:val="Normal"/>
    <w:link w:val="Heading1Char"/>
    <w:uiPriority w:val="9"/>
    <w:qFormat/>
    <w:rsid w:val="004F139A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13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13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13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139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139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139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139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139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39A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139A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F139A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F139A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4F139A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F139A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139A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139A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13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139A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13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139A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F139A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F139A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4F139A"/>
    <w:rPr>
      <w:b/>
      <w:bCs/>
    </w:rPr>
  </w:style>
  <w:style w:type="character" w:styleId="Emphasis">
    <w:name w:val="Emphasis"/>
    <w:basedOn w:val="DefaultParagraphFont"/>
    <w:uiPriority w:val="20"/>
    <w:qFormat/>
    <w:rsid w:val="004F139A"/>
    <w:rPr>
      <w:i/>
      <w:iCs/>
    </w:rPr>
  </w:style>
  <w:style w:type="paragraph" w:styleId="NoSpacing">
    <w:name w:val="No Spacing"/>
    <w:uiPriority w:val="1"/>
    <w:qFormat/>
    <w:rsid w:val="004F139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F139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F139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139A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139A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4F139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4F139A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4F139A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4F139A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F139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139A"/>
    <w:pPr>
      <w:outlineLvl w:val="9"/>
    </w:pPr>
  </w:style>
  <w:style w:type="paragraph" w:styleId="ListParagraph">
    <w:name w:val="List Paragraph"/>
    <w:basedOn w:val="Normal"/>
    <w:uiPriority w:val="34"/>
    <w:qFormat/>
    <w:rsid w:val="00B1792E"/>
    <w:pPr>
      <w:ind w:left="720"/>
      <w:contextualSpacing/>
    </w:pPr>
  </w:style>
  <w:style w:type="paragraph" w:styleId="Revision">
    <w:name w:val="Revision"/>
    <w:hidden/>
    <w:uiPriority w:val="99"/>
    <w:semiHidden/>
    <w:rsid w:val="006A2FB3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1E23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E232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E232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23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2322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1E2322"/>
    <w:rPr>
      <w:color w:val="2B579A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496C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3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microsoft.com/office/2007/relationships/hdphoto" Target="media/hdphoto2.wdp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2.jpe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E795B-55BB-4B09-A4AF-7E3EFD40BF53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099921C7-A7EA-4D82-80E9-250522A603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E580A2-900E-49E4-BB8B-6C56BD0896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676D4C5-42E1-45C7-A2DC-DBD428CD2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1314</TotalTime>
  <Pages>4</Pages>
  <Words>503</Words>
  <Characters>2869</Characters>
  <Application>Microsoft Office Word</Application>
  <DocSecurity>0</DocSecurity>
  <Lines>23</Lines>
  <Paragraphs>6</Paragraphs>
  <ScaleCrop>false</ScaleCrop>
  <Company/>
  <LinksUpToDate>false</LinksUpToDate>
  <CharactersWithSpaces>3366</CharactersWithSpaces>
  <SharedDoc>false</SharedDoc>
  <HLinks>
    <vt:vector size="24" baseType="variant">
      <vt:variant>
        <vt:i4>5308434</vt:i4>
      </vt:variant>
      <vt:variant>
        <vt:i4>3</vt:i4>
      </vt:variant>
      <vt:variant>
        <vt:i4>0</vt:i4>
      </vt:variant>
      <vt:variant>
        <vt:i4>5</vt:i4>
      </vt:variant>
      <vt:variant>
        <vt:lpwstr>https://makersmakingchange.com/project/bottle-opener/</vt:lpwstr>
      </vt:variant>
      <vt:variant>
        <vt:lpwstr/>
      </vt:variant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3866649</vt:i4>
      </vt:variant>
      <vt:variant>
        <vt:i4>3</vt:i4>
      </vt:variant>
      <vt:variant>
        <vt:i4>0</vt:i4>
      </vt:variant>
      <vt:variant>
        <vt:i4>5</vt:i4>
      </vt:variant>
      <vt:variant>
        <vt:lpwstr>mailto:tazo@neilsquire.ca</vt:lpwstr>
      </vt:variant>
      <vt:variant>
        <vt:lpwstr/>
      </vt:variant>
      <vt:variant>
        <vt:i4>3866649</vt:i4>
      </vt:variant>
      <vt:variant>
        <vt:i4>0</vt:i4>
      </vt:variant>
      <vt:variant>
        <vt:i4>0</vt:i4>
      </vt:variant>
      <vt:variant>
        <vt:i4>5</vt:i4>
      </vt:variant>
      <vt:variant>
        <vt:lpwstr>mailto:tazo@neilsquire.ca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Taz Oldaker</cp:lastModifiedBy>
  <cp:revision>169</cp:revision>
  <cp:lastPrinted>2022-05-25T20:39:00Z</cp:lastPrinted>
  <dcterms:created xsi:type="dcterms:W3CDTF">2021-05-04T18:43:00Z</dcterms:created>
  <dcterms:modified xsi:type="dcterms:W3CDTF">2022-05-25T20:39:00Z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